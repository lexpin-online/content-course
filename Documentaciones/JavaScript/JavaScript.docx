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9F233" w14:textId="04B244CC" w:rsidR="00AE0988" w:rsidRPr="00AE0988" w:rsidRDefault="0040607C" w:rsidP="00AE0988">
      <w:pPr>
        <w:jc w:val="center"/>
        <w:rPr>
          <w:b/>
          <w:color w:val="DAC608"/>
          <w:sz w:val="32"/>
          <w:szCs w:val="32"/>
        </w:rPr>
      </w:pPr>
      <w:r>
        <w:rPr>
          <w:b/>
          <w:noProof/>
          <w:color w:val="DAC608"/>
          <w:sz w:val="32"/>
          <w:szCs w:val="32"/>
        </w:rPr>
        <w:drawing>
          <wp:anchor distT="0" distB="0" distL="114300" distR="114300" simplePos="0" relativeHeight="251670528" behindDoc="1" locked="0" layoutInCell="1" allowOverlap="1" wp14:anchorId="57892861" wp14:editId="5A6CC6CC">
            <wp:simplePos x="0" y="0"/>
            <wp:positionH relativeFrom="column">
              <wp:posOffset>-388371</wp:posOffset>
            </wp:positionH>
            <wp:positionV relativeFrom="paragraph">
              <wp:posOffset>-414406</wp:posOffset>
            </wp:positionV>
            <wp:extent cx="909329" cy="254442"/>
            <wp:effectExtent l="0" t="0" r="508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6" cstate="print">
                      <a:extLst>
                        <a:ext uri="{28A0092B-C50C-407E-A947-70E740481C1C}">
                          <a14:useLocalDpi xmlns:a14="http://schemas.microsoft.com/office/drawing/2010/main" val="0"/>
                        </a:ext>
                      </a:extLst>
                    </a:blip>
                    <a:stretch>
                      <a:fillRect/>
                    </a:stretch>
                  </pic:blipFill>
                  <pic:spPr>
                    <a:xfrm>
                      <a:off x="0" y="0"/>
                      <a:ext cx="909329" cy="254442"/>
                    </a:xfrm>
                    <a:prstGeom prst="rect">
                      <a:avLst/>
                    </a:prstGeom>
                  </pic:spPr>
                </pic:pic>
              </a:graphicData>
            </a:graphic>
            <wp14:sizeRelH relativeFrom="page">
              <wp14:pctWidth>0</wp14:pctWidth>
            </wp14:sizeRelH>
            <wp14:sizeRelV relativeFrom="page">
              <wp14:pctHeight>0</wp14:pctHeight>
            </wp14:sizeRelV>
          </wp:anchor>
        </w:drawing>
      </w:r>
      <w:r w:rsidR="00AE0988" w:rsidRPr="00AE0988">
        <w:rPr>
          <w:b/>
          <w:color w:val="FFC000"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t>JavaScript</w:t>
      </w:r>
      <w:r w:rsidR="00AE0988" w:rsidRPr="00AE0988">
        <w:rPr>
          <w:b/>
          <w:color w:val="DAC608"/>
          <w:sz w:val="32"/>
          <w:szCs w:val="32"/>
        </w:rPr>
        <w:br/>
      </w:r>
    </w:p>
    <w:p w14:paraId="72214832" w14:textId="08A78F1D" w:rsidR="006F770E" w:rsidRDefault="00157C2F" w:rsidP="000742E8">
      <w:pPr>
        <w:rPr>
          <w:b/>
          <w:bCs/>
          <w:sz w:val="32"/>
          <w:szCs w:val="32"/>
        </w:rPr>
      </w:pPr>
      <w:r>
        <w:rPr>
          <w:b/>
          <w:bCs/>
          <w:sz w:val="32"/>
          <w:szCs w:val="32"/>
        </w:rPr>
        <w:t>¿</w:t>
      </w:r>
      <w:r w:rsidR="006F770E">
        <w:rPr>
          <w:b/>
          <w:bCs/>
          <w:sz w:val="32"/>
          <w:szCs w:val="32"/>
        </w:rPr>
        <w:t>Como</w:t>
      </w:r>
      <w:r>
        <w:rPr>
          <w:b/>
          <w:bCs/>
          <w:sz w:val="32"/>
          <w:szCs w:val="32"/>
        </w:rPr>
        <w:t xml:space="preserve"> </w:t>
      </w:r>
      <w:r w:rsidR="00C81606">
        <w:rPr>
          <w:b/>
          <w:bCs/>
          <w:sz w:val="32"/>
          <w:szCs w:val="32"/>
        </w:rPr>
        <w:t>surgió</w:t>
      </w:r>
      <w:r w:rsidR="006F770E">
        <w:rPr>
          <w:b/>
          <w:bCs/>
          <w:sz w:val="32"/>
          <w:szCs w:val="32"/>
        </w:rPr>
        <w:t xml:space="preserve"> JavaScript</w:t>
      </w:r>
      <w:r>
        <w:rPr>
          <w:b/>
          <w:bCs/>
          <w:sz w:val="32"/>
          <w:szCs w:val="32"/>
        </w:rPr>
        <w:t>?</w:t>
      </w:r>
    </w:p>
    <w:p w14:paraId="1D9C1398" w14:textId="01139778" w:rsidR="00B5030D" w:rsidRDefault="00B5030D" w:rsidP="00B5030D">
      <w:r w:rsidRPr="00B5030D">
        <w:t>JavaScript nace con la necesidad de generar dinamismo en las páginas web y que a su vez los usuarios y las empresas pudieran interactuar unos con otros.</w:t>
      </w:r>
    </w:p>
    <w:p w14:paraId="67A6929C" w14:textId="77777777" w:rsidR="003425A2" w:rsidRPr="006F770E" w:rsidRDefault="003425A2" w:rsidP="00B5030D">
      <w:pPr>
        <w:rPr>
          <w:b/>
          <w:bCs/>
          <w:sz w:val="32"/>
          <w:szCs w:val="32"/>
        </w:rPr>
      </w:pPr>
    </w:p>
    <w:p w14:paraId="69213013" w14:textId="0CA611B0" w:rsidR="004D6DD9" w:rsidRPr="004D6DD9" w:rsidRDefault="004D6DD9" w:rsidP="004D6DD9">
      <w:pPr>
        <w:rPr>
          <w:b/>
          <w:bCs/>
          <w:sz w:val="32"/>
          <w:szCs w:val="32"/>
        </w:rPr>
      </w:pPr>
      <w:r w:rsidRPr="004D6DD9">
        <w:rPr>
          <w:b/>
          <w:bCs/>
          <w:sz w:val="32"/>
          <w:szCs w:val="32"/>
        </w:rPr>
        <w:t>¿Por qué aprender JavaScript?</w:t>
      </w:r>
    </w:p>
    <w:p w14:paraId="393E36BF" w14:textId="348542E8" w:rsidR="004D6DD9" w:rsidRDefault="004D6DD9" w:rsidP="004D6DD9">
      <w:r>
        <w:t xml:space="preserve">1- </w:t>
      </w:r>
      <w:r w:rsidRPr="004D6DD9">
        <w:t>JavaScript</w:t>
      </w:r>
      <w:r>
        <w:t xml:space="preserve"> es un lenguaje muy versátil,</w:t>
      </w:r>
      <w:r w:rsidR="00975412">
        <w:t xml:space="preserve"> además</w:t>
      </w:r>
      <w:r>
        <w:t xml:space="preserve"> </w:t>
      </w:r>
      <w:r w:rsidRPr="004D6DD9">
        <w:t>tiene una comunidad enorme de desarrolladores.</w:t>
      </w:r>
    </w:p>
    <w:p w14:paraId="4C768ADC" w14:textId="776ADA9B" w:rsidR="004D6DD9" w:rsidRDefault="004D6DD9" w:rsidP="003C1752">
      <w:pPr>
        <w:spacing w:after="0"/>
      </w:pPr>
      <w:r>
        <w:t xml:space="preserve">2- </w:t>
      </w:r>
      <w:r w:rsidR="00AA648B">
        <w:t>E</w:t>
      </w:r>
      <w:r>
        <w:t xml:space="preserve">stá presente en todos lados: </w:t>
      </w:r>
    </w:p>
    <w:p w14:paraId="7AB9FF72" w14:textId="12E87B92" w:rsidR="004D6DD9" w:rsidRDefault="004D6DD9" w:rsidP="003C1752">
      <w:pPr>
        <w:pStyle w:val="Prrafodelista"/>
        <w:numPr>
          <w:ilvl w:val="0"/>
          <w:numId w:val="2"/>
        </w:numPr>
        <w:spacing w:after="0"/>
      </w:pPr>
      <w:r>
        <w:t>Entorno web (Frontend)</w:t>
      </w:r>
    </w:p>
    <w:p w14:paraId="4C89BD56" w14:textId="55B5ABC2" w:rsidR="004D6DD9" w:rsidRDefault="004D6DD9" w:rsidP="003C1752">
      <w:pPr>
        <w:pStyle w:val="Prrafodelista"/>
        <w:numPr>
          <w:ilvl w:val="0"/>
          <w:numId w:val="2"/>
        </w:numPr>
        <w:spacing w:after="0"/>
      </w:pPr>
      <w:r>
        <w:t>Aplicaciones Android y IOS</w:t>
      </w:r>
    </w:p>
    <w:p w14:paraId="2D12493E" w14:textId="630C4DB1" w:rsidR="004D6DD9" w:rsidRDefault="004D6DD9" w:rsidP="003C1752">
      <w:pPr>
        <w:pStyle w:val="Prrafodelista"/>
        <w:numPr>
          <w:ilvl w:val="0"/>
          <w:numId w:val="2"/>
        </w:numPr>
        <w:spacing w:after="0"/>
      </w:pPr>
      <w:r>
        <w:t>Aplicaciones de escritorio</w:t>
      </w:r>
    </w:p>
    <w:p w14:paraId="6A0D68A6" w14:textId="33376C71" w:rsidR="004D6DD9" w:rsidRDefault="004D6DD9" w:rsidP="003C1752">
      <w:pPr>
        <w:pStyle w:val="Prrafodelista"/>
        <w:numPr>
          <w:ilvl w:val="0"/>
          <w:numId w:val="2"/>
        </w:numPr>
        <w:spacing w:after="0"/>
      </w:pPr>
      <w:r>
        <w:t>Backend</w:t>
      </w:r>
    </w:p>
    <w:p w14:paraId="150BEE7A" w14:textId="77777777" w:rsidR="004D6DD9" w:rsidRDefault="004D6DD9" w:rsidP="003C1752">
      <w:pPr>
        <w:pStyle w:val="Prrafodelista"/>
        <w:spacing w:after="0"/>
      </w:pPr>
    </w:p>
    <w:p w14:paraId="2BA7D73E" w14:textId="21A047A7" w:rsidR="004D6DD9" w:rsidRDefault="004D6DD9" w:rsidP="003C1752">
      <w:pPr>
        <w:spacing w:after="0"/>
      </w:pPr>
      <w:r>
        <w:t xml:space="preserve">3- </w:t>
      </w:r>
      <w:r w:rsidR="00AA648B">
        <w:t>S</w:t>
      </w:r>
      <w:r>
        <w:t>e trabaja con gran variedad de herramientas</w:t>
      </w:r>
    </w:p>
    <w:p w14:paraId="60F93A57" w14:textId="1795F986" w:rsidR="004D6DD9" w:rsidRDefault="004D6DD9" w:rsidP="003C1752">
      <w:pPr>
        <w:pStyle w:val="Prrafodelista"/>
        <w:numPr>
          <w:ilvl w:val="0"/>
          <w:numId w:val="1"/>
        </w:numPr>
        <w:spacing w:after="0"/>
      </w:pPr>
      <w:r>
        <w:t>Framework - frontend: React, Vue, Angular</w:t>
      </w:r>
    </w:p>
    <w:p w14:paraId="54400D1F" w14:textId="14DBD70E" w:rsidR="004D6DD9" w:rsidRDefault="004D6DD9" w:rsidP="003C1752">
      <w:pPr>
        <w:pStyle w:val="Prrafodelista"/>
        <w:numPr>
          <w:ilvl w:val="0"/>
          <w:numId w:val="1"/>
        </w:numPr>
        <w:spacing w:after="0"/>
      </w:pPr>
      <w:r>
        <w:t>Framework - Mobile: React native (Android, IOS)</w:t>
      </w:r>
    </w:p>
    <w:p w14:paraId="38443F38" w14:textId="21A04EDC" w:rsidR="004D6DD9" w:rsidRDefault="004D6DD9" w:rsidP="003C1752">
      <w:pPr>
        <w:pStyle w:val="Prrafodelista"/>
        <w:numPr>
          <w:ilvl w:val="0"/>
          <w:numId w:val="1"/>
        </w:numPr>
        <w:spacing w:after="0"/>
      </w:pPr>
      <w:r>
        <w:t>Framework - desktop: Electron (Windows, MacOS)</w:t>
      </w:r>
    </w:p>
    <w:p w14:paraId="5EAAE3A6" w14:textId="7B7AF9C7" w:rsidR="005C0F8E" w:rsidRDefault="004D6DD9" w:rsidP="003C1752">
      <w:pPr>
        <w:pStyle w:val="Prrafodelista"/>
        <w:numPr>
          <w:ilvl w:val="0"/>
          <w:numId w:val="1"/>
        </w:numPr>
        <w:spacing w:after="0"/>
      </w:pPr>
      <w:r>
        <w:t>Entorno de ejecución / backend y IOT (Internet of things): Node.js</w:t>
      </w:r>
    </w:p>
    <w:p w14:paraId="73659B6A" w14:textId="77777777" w:rsidR="004D6DD9" w:rsidRDefault="004D6DD9" w:rsidP="003C1752">
      <w:pPr>
        <w:spacing w:after="0"/>
      </w:pPr>
    </w:p>
    <w:p w14:paraId="4923EC09" w14:textId="5D647EE9" w:rsidR="004D6DD9" w:rsidRPr="004D6DD9" w:rsidRDefault="004D6DD9" w:rsidP="003C1752">
      <w:pPr>
        <w:spacing w:after="0"/>
      </w:pPr>
      <w:ins w:id="0" w:author="Unknown">
        <w:r w:rsidRPr="004D6DD9">
          <w:t>Sitios web basados en:</w:t>
        </w:r>
      </w:ins>
    </w:p>
    <w:p w14:paraId="0222E49F" w14:textId="77777777" w:rsidR="004D6DD9" w:rsidRPr="004D6DD9" w:rsidRDefault="004D6DD9" w:rsidP="003C1752">
      <w:pPr>
        <w:numPr>
          <w:ilvl w:val="0"/>
          <w:numId w:val="3"/>
        </w:numPr>
        <w:spacing w:after="0"/>
      </w:pPr>
      <w:r w:rsidRPr="004D6DD9">
        <w:t>Angular: </w:t>
      </w:r>
      <w:hyperlink r:id="rId7" w:tgtFrame="_blank" w:history="1">
        <w:r w:rsidRPr="004D6DD9">
          <w:rPr>
            <w:rStyle w:val="Hipervnculo"/>
          </w:rPr>
          <w:t>Forbes</w:t>
        </w:r>
      </w:hyperlink>
    </w:p>
    <w:p w14:paraId="0FA968F4" w14:textId="77777777" w:rsidR="004D6DD9" w:rsidRPr="004D6DD9" w:rsidRDefault="004D6DD9" w:rsidP="003C1752">
      <w:pPr>
        <w:numPr>
          <w:ilvl w:val="0"/>
          <w:numId w:val="3"/>
        </w:numPr>
        <w:spacing w:after="0"/>
      </w:pPr>
      <w:r w:rsidRPr="004D6DD9">
        <w:t>React: </w:t>
      </w:r>
      <w:hyperlink r:id="rId8" w:tgtFrame="_blank" w:history="1">
        <w:r w:rsidRPr="004D6DD9">
          <w:rPr>
            <w:rStyle w:val="Hipervnculo"/>
          </w:rPr>
          <w:t>Airbnb</w:t>
        </w:r>
      </w:hyperlink>
    </w:p>
    <w:p w14:paraId="712C0D2A" w14:textId="2A78EFB5" w:rsidR="004D6DD9" w:rsidRPr="004D6DD9" w:rsidRDefault="004D6DD9" w:rsidP="003C1752">
      <w:pPr>
        <w:numPr>
          <w:ilvl w:val="0"/>
          <w:numId w:val="3"/>
        </w:numPr>
        <w:spacing w:after="0"/>
      </w:pPr>
      <w:r w:rsidRPr="004D6DD9">
        <w:t>Vue: </w:t>
      </w:r>
      <w:hyperlink r:id="rId9" w:tgtFrame="_blank" w:history="1">
        <w:r w:rsidRPr="004D6DD9">
          <w:rPr>
            <w:rStyle w:val="Hipervnculo"/>
          </w:rPr>
          <w:t>GitLab</w:t>
        </w:r>
      </w:hyperlink>
      <w:r w:rsidR="003C1752">
        <w:rPr>
          <w:rStyle w:val="Hipervnculo"/>
        </w:rPr>
        <w:br/>
      </w:r>
    </w:p>
    <w:p w14:paraId="420201C3" w14:textId="77777777" w:rsidR="004D6DD9" w:rsidRPr="004D6DD9" w:rsidRDefault="004D6DD9" w:rsidP="003C1752">
      <w:pPr>
        <w:spacing w:after="0"/>
      </w:pPr>
      <w:ins w:id="1" w:author="Unknown">
        <w:r w:rsidRPr="004D6DD9">
          <w:t>Aplicaciones basadas en React Native:</w:t>
        </w:r>
      </w:ins>
    </w:p>
    <w:p w14:paraId="620A7945" w14:textId="6CECBF78" w:rsidR="004D6DD9" w:rsidRPr="004D6DD9" w:rsidRDefault="00000000" w:rsidP="003C1752">
      <w:pPr>
        <w:numPr>
          <w:ilvl w:val="0"/>
          <w:numId w:val="4"/>
        </w:numPr>
        <w:spacing w:after="0"/>
      </w:pPr>
      <w:hyperlink r:id="rId10" w:tgtFrame="_blank" w:history="1">
        <w:r w:rsidR="004D6DD9" w:rsidRPr="004D6DD9">
          <w:rPr>
            <w:rStyle w:val="Hipervnculo"/>
          </w:rPr>
          <w:t>Uber</w:t>
        </w:r>
        <w:r w:rsidR="004D6DD9">
          <w:rPr>
            <w:rStyle w:val="Hipervnculo"/>
          </w:rPr>
          <w:t xml:space="preserve"> </w:t>
        </w:r>
        <w:r w:rsidR="004D6DD9" w:rsidRPr="004D6DD9">
          <w:rPr>
            <w:rStyle w:val="Hipervnculo"/>
          </w:rPr>
          <w:t>Eats</w:t>
        </w:r>
      </w:hyperlink>
    </w:p>
    <w:p w14:paraId="46DB2754" w14:textId="77777777" w:rsidR="004D6DD9" w:rsidRPr="004D6DD9" w:rsidRDefault="00000000" w:rsidP="003C1752">
      <w:pPr>
        <w:numPr>
          <w:ilvl w:val="0"/>
          <w:numId w:val="4"/>
        </w:numPr>
        <w:spacing w:after="0"/>
      </w:pPr>
      <w:hyperlink r:id="rId11" w:tgtFrame="_blank" w:history="1">
        <w:r w:rsidR="004D6DD9" w:rsidRPr="004D6DD9">
          <w:rPr>
            <w:rStyle w:val="Hipervnculo"/>
          </w:rPr>
          <w:t>Discord</w:t>
        </w:r>
      </w:hyperlink>
    </w:p>
    <w:p w14:paraId="6080A47F" w14:textId="0CA82AA7" w:rsidR="004D6DD9" w:rsidRPr="004D6DD9" w:rsidRDefault="00000000" w:rsidP="003C1752">
      <w:pPr>
        <w:numPr>
          <w:ilvl w:val="0"/>
          <w:numId w:val="4"/>
        </w:numPr>
        <w:spacing w:after="0"/>
      </w:pPr>
      <w:hyperlink r:id="rId12" w:tgtFrame="_blank" w:history="1">
        <w:r w:rsidR="004D6DD9" w:rsidRPr="004D6DD9">
          <w:rPr>
            <w:rStyle w:val="Hipervnculo"/>
          </w:rPr>
          <w:t>Instagram</w:t>
        </w:r>
      </w:hyperlink>
      <w:r w:rsidR="004D6DD9" w:rsidRPr="004D6DD9">
        <w:t xml:space="preserve"> </w:t>
      </w:r>
      <w:r w:rsidR="003C1752">
        <w:br/>
      </w:r>
    </w:p>
    <w:p w14:paraId="423373F4" w14:textId="77777777" w:rsidR="004D6DD9" w:rsidRPr="004D6DD9" w:rsidRDefault="004D6DD9" w:rsidP="003C1752">
      <w:pPr>
        <w:spacing w:after="0"/>
      </w:pPr>
      <w:ins w:id="2" w:author="Unknown">
        <w:r w:rsidRPr="004D6DD9">
          <w:t>Aplicaciones para Escritorio basados en Electron:</w:t>
        </w:r>
      </w:ins>
    </w:p>
    <w:p w14:paraId="4AF42CFC" w14:textId="77777777" w:rsidR="004D6DD9" w:rsidRPr="004D6DD9" w:rsidRDefault="004D6DD9" w:rsidP="003C1752">
      <w:pPr>
        <w:numPr>
          <w:ilvl w:val="0"/>
          <w:numId w:val="5"/>
        </w:numPr>
        <w:spacing w:after="0"/>
      </w:pPr>
      <w:r w:rsidRPr="004D6DD9">
        <w:t>Visual Studio Code</w:t>
      </w:r>
    </w:p>
    <w:p w14:paraId="146E951E" w14:textId="77777777" w:rsidR="004D6DD9" w:rsidRPr="004D6DD9" w:rsidRDefault="004D6DD9" w:rsidP="003C1752">
      <w:pPr>
        <w:numPr>
          <w:ilvl w:val="0"/>
          <w:numId w:val="5"/>
        </w:numPr>
        <w:spacing w:after="0"/>
      </w:pPr>
      <w:r w:rsidRPr="004D6DD9">
        <w:t>WhatsApp</w:t>
      </w:r>
    </w:p>
    <w:p w14:paraId="715B6401" w14:textId="57EC2D13" w:rsidR="004D6DD9" w:rsidRPr="004D6DD9" w:rsidRDefault="004D6DD9" w:rsidP="003C1752">
      <w:pPr>
        <w:numPr>
          <w:ilvl w:val="0"/>
          <w:numId w:val="5"/>
        </w:numPr>
        <w:spacing w:after="0"/>
      </w:pPr>
      <w:r w:rsidRPr="004D6DD9">
        <w:t>Twitch</w:t>
      </w:r>
      <w:r w:rsidR="003C1752">
        <w:br/>
      </w:r>
    </w:p>
    <w:p w14:paraId="5A187ED6" w14:textId="77777777" w:rsidR="004D6DD9" w:rsidRPr="004D6DD9" w:rsidRDefault="004D6DD9" w:rsidP="003C1752">
      <w:pPr>
        <w:spacing w:after="0"/>
      </w:pPr>
      <w:r w:rsidRPr="004D6DD9">
        <w:t>Compañías que usan Node.JS para parte de su backend:</w:t>
      </w:r>
    </w:p>
    <w:p w14:paraId="78C6B6F9" w14:textId="77777777" w:rsidR="004D6DD9" w:rsidRPr="004D6DD9" w:rsidRDefault="004D6DD9" w:rsidP="003C1752">
      <w:pPr>
        <w:numPr>
          <w:ilvl w:val="0"/>
          <w:numId w:val="6"/>
        </w:numPr>
        <w:spacing w:after="0"/>
      </w:pPr>
      <w:r w:rsidRPr="004D6DD9">
        <w:t>Netflix</w:t>
      </w:r>
    </w:p>
    <w:p w14:paraId="7A66697C" w14:textId="5DB7BD79" w:rsidR="004D6DD9" w:rsidRPr="004D6DD9" w:rsidRDefault="004D6DD9" w:rsidP="003C1752">
      <w:pPr>
        <w:numPr>
          <w:ilvl w:val="0"/>
          <w:numId w:val="6"/>
        </w:numPr>
        <w:spacing w:after="0"/>
      </w:pPr>
      <w:r w:rsidRPr="004D6DD9">
        <w:t>LinkedIn</w:t>
      </w:r>
    </w:p>
    <w:p w14:paraId="45E9C424" w14:textId="1A8A0EBE" w:rsidR="004D6DD9" w:rsidRDefault="004D6DD9" w:rsidP="003C1752">
      <w:pPr>
        <w:numPr>
          <w:ilvl w:val="0"/>
          <w:numId w:val="6"/>
        </w:numPr>
        <w:spacing w:after="0"/>
      </w:pPr>
      <w:r w:rsidRPr="004D6DD9">
        <w:lastRenderedPageBreak/>
        <w:t>PayPal</w:t>
      </w:r>
    </w:p>
    <w:p w14:paraId="3D644486" w14:textId="4AA596AE" w:rsidR="003C1752" w:rsidRDefault="003C1752" w:rsidP="003C1752">
      <w:pPr>
        <w:spacing w:after="0"/>
      </w:pPr>
    </w:p>
    <w:p w14:paraId="58E6D029" w14:textId="29CC93FB" w:rsidR="003C1752" w:rsidRDefault="003C1752" w:rsidP="003C1752">
      <w:pPr>
        <w:spacing w:after="0"/>
      </w:pPr>
    </w:p>
    <w:p w14:paraId="2855CAEB" w14:textId="77777777" w:rsidR="003C1752" w:rsidRPr="004D6DD9" w:rsidRDefault="003C1752" w:rsidP="003C1752">
      <w:pPr>
        <w:spacing w:after="0"/>
      </w:pPr>
    </w:p>
    <w:p w14:paraId="743E4C6A" w14:textId="0AD9830D" w:rsidR="00975412" w:rsidRPr="00975412" w:rsidRDefault="00975412" w:rsidP="004D6DD9">
      <w:pPr>
        <w:rPr>
          <w:b/>
          <w:bCs/>
          <w:sz w:val="32"/>
          <w:szCs w:val="32"/>
        </w:rPr>
      </w:pPr>
      <w:r w:rsidRPr="00975412">
        <w:rPr>
          <w:b/>
          <w:bCs/>
          <w:sz w:val="32"/>
          <w:szCs w:val="32"/>
        </w:rPr>
        <w:t>¿Qué elementos trabaja JavaScript?</w:t>
      </w:r>
    </w:p>
    <w:p w14:paraId="780C21B2" w14:textId="717DACB9" w:rsidR="00975412" w:rsidRDefault="00975412" w:rsidP="00975412">
      <w:pPr>
        <w:pStyle w:val="Prrafodelista"/>
        <w:numPr>
          <w:ilvl w:val="0"/>
          <w:numId w:val="8"/>
        </w:numPr>
      </w:pPr>
      <w:r w:rsidRPr="00975412">
        <w:t>Datos (que se guardan en memoria)</w:t>
      </w:r>
      <w:r w:rsidR="009C737A">
        <w:t>, y se tipean.</w:t>
      </w:r>
    </w:p>
    <w:p w14:paraId="1C01A71A" w14:textId="600C78F2" w:rsidR="009C737A" w:rsidRDefault="009C737A" w:rsidP="009C737A">
      <w:pPr>
        <w:pStyle w:val="Prrafodelista"/>
        <w:numPr>
          <w:ilvl w:val="0"/>
          <w:numId w:val="8"/>
        </w:numPr>
      </w:pPr>
      <w:r>
        <w:t>Tareas(funciones), acciones y procesos que realizamos usando los datos guardados previamente.</w:t>
      </w:r>
    </w:p>
    <w:p w14:paraId="5988C2F0" w14:textId="712335C9" w:rsidR="00953536" w:rsidRDefault="00953536" w:rsidP="00953536"/>
    <w:p w14:paraId="5097D75F" w14:textId="6ED3640A" w:rsidR="00953536" w:rsidRPr="00975412" w:rsidRDefault="00AB3C02" w:rsidP="00953536">
      <w:pPr>
        <w:rPr>
          <w:b/>
          <w:bCs/>
          <w:sz w:val="32"/>
          <w:szCs w:val="32"/>
        </w:rPr>
      </w:pPr>
      <w:r>
        <w:rPr>
          <w:noProof/>
        </w:rPr>
        <w:drawing>
          <wp:anchor distT="0" distB="0" distL="114300" distR="114300" simplePos="0" relativeHeight="251660288" behindDoc="0" locked="0" layoutInCell="1" allowOverlap="1" wp14:anchorId="60CC84E8" wp14:editId="70A74602">
            <wp:simplePos x="0" y="0"/>
            <wp:positionH relativeFrom="column">
              <wp:posOffset>3744466</wp:posOffset>
            </wp:positionH>
            <wp:positionV relativeFrom="paragraph">
              <wp:posOffset>6067</wp:posOffset>
            </wp:positionV>
            <wp:extent cx="2529840" cy="2253615"/>
            <wp:effectExtent l="19050" t="0" r="22860" b="18478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9840" cy="2253615"/>
                    </a:xfrm>
                    <a:prstGeom prst="roundRect">
                      <a:avLst>
                        <a:gd name="adj" fmla="val 8594"/>
                      </a:avLst>
                    </a:prstGeom>
                    <a:solidFill>
                      <a:srgbClr val="FFFFFF">
                        <a:shade val="85000"/>
                      </a:srgbClr>
                    </a:solidFill>
                    <a:ln>
                      <a:noFill/>
                    </a:ln>
                    <a:effectLst>
                      <a:reflection blurRad="12700" stA="38000" endPos="7000" dist="5000" dir="5400000" sy="-100000" algn="bl" rotWithShape="0"/>
                    </a:effectLst>
                  </pic:spPr>
                </pic:pic>
              </a:graphicData>
            </a:graphic>
            <wp14:sizeRelH relativeFrom="page">
              <wp14:pctWidth>0</wp14:pctWidth>
            </wp14:sizeRelH>
            <wp14:sizeRelV relativeFrom="page">
              <wp14:pctHeight>0</wp14:pctHeight>
            </wp14:sizeRelV>
          </wp:anchor>
        </w:drawing>
      </w:r>
      <w:r w:rsidR="00953536">
        <w:rPr>
          <w:b/>
          <w:bCs/>
          <w:sz w:val="32"/>
          <w:szCs w:val="32"/>
        </w:rPr>
        <w:t>¿Cuáles son los tipos de datos</w:t>
      </w:r>
      <w:r w:rsidR="00953536" w:rsidRPr="00975412">
        <w:rPr>
          <w:b/>
          <w:bCs/>
          <w:sz w:val="32"/>
          <w:szCs w:val="32"/>
        </w:rPr>
        <w:t>?</w:t>
      </w:r>
    </w:p>
    <w:p w14:paraId="053EC113" w14:textId="2A55987E" w:rsidR="00953536" w:rsidRDefault="00953536" w:rsidP="00953536">
      <w:r>
        <w:t xml:space="preserve">Tipos de datos: </w:t>
      </w:r>
      <w:r w:rsidR="00DE6B5C">
        <w:t>s</w:t>
      </w:r>
      <w:r>
        <w:t xml:space="preserve">tring, </w:t>
      </w:r>
      <w:r w:rsidR="00DE6B5C">
        <w:t>b</w:t>
      </w:r>
      <w:r>
        <w:t>oolea</w:t>
      </w:r>
      <w:r w:rsidR="00DE6B5C">
        <w:t>n</w:t>
      </w:r>
      <w:r>
        <w:t xml:space="preserve">, </w:t>
      </w:r>
      <w:r w:rsidR="00DE6B5C">
        <w:t>n</w:t>
      </w:r>
      <w:r>
        <w:t>um</w:t>
      </w:r>
      <w:r w:rsidR="00DE6B5C">
        <w:t>ber</w:t>
      </w:r>
      <w:r>
        <w:t xml:space="preserve"> (decimal, entero), </w:t>
      </w:r>
      <w:r w:rsidR="00DE6B5C">
        <w:t>o</w:t>
      </w:r>
      <w:r>
        <w:t>bje</w:t>
      </w:r>
      <w:r w:rsidR="00DE6B5C">
        <w:t>c</w:t>
      </w:r>
      <w:r>
        <w:t xml:space="preserve">t, </w:t>
      </w:r>
      <w:r w:rsidR="00DE6B5C">
        <w:t>u</w:t>
      </w:r>
      <w:r>
        <w:t>ndefined.</w:t>
      </w:r>
      <w:r>
        <w:br/>
      </w:r>
    </w:p>
    <w:p w14:paraId="40972331" w14:textId="02BAE5FD" w:rsidR="00953536" w:rsidRPr="00DE6B5C" w:rsidRDefault="00953536" w:rsidP="00A83ADD">
      <w:pPr>
        <w:jc w:val="center"/>
        <w:rPr>
          <w:i/>
          <w:iCs/>
          <w:color w:val="7F7F7F" w:themeColor="text1" w:themeTint="80"/>
        </w:rPr>
      </w:pPr>
      <w:r w:rsidRPr="00DE6B5C">
        <w:rPr>
          <w:i/>
          <w:iCs/>
          <w:color w:val="7F7F7F" w:themeColor="text1" w:themeTint="80"/>
        </w:rPr>
        <w:t xml:space="preserve">Para saber </w:t>
      </w:r>
      <w:r w:rsidR="00AB3C02" w:rsidRPr="00DE6B5C">
        <w:rPr>
          <w:i/>
          <w:iCs/>
          <w:color w:val="7F7F7F" w:themeColor="text1" w:themeTint="80"/>
        </w:rPr>
        <w:t>qué</w:t>
      </w:r>
      <w:r w:rsidRPr="00DE6B5C">
        <w:rPr>
          <w:i/>
          <w:iCs/>
          <w:color w:val="7F7F7F" w:themeColor="text1" w:themeTint="80"/>
        </w:rPr>
        <w:t xml:space="preserve"> tipo de dato es un valor, podemos usar la función typeof seguido de un valor o variable.</w:t>
      </w:r>
      <w:r w:rsidR="006D164A">
        <w:rPr>
          <w:i/>
          <w:iCs/>
          <w:color w:val="7F7F7F" w:themeColor="text1" w:themeTint="80"/>
        </w:rPr>
        <w:br/>
      </w:r>
      <w:r w:rsidR="00A83ADD">
        <w:rPr>
          <w:i/>
          <w:iCs/>
          <w:color w:val="7F7F7F" w:themeColor="text1" w:themeTint="80"/>
        </w:rPr>
        <w:t xml:space="preserve">- </w:t>
      </w:r>
      <w:r w:rsidR="00366B4D">
        <w:rPr>
          <w:i/>
          <w:iCs/>
          <w:color w:val="7F7F7F" w:themeColor="text1" w:themeTint="80"/>
        </w:rPr>
        <w:t>Puedes probar</w:t>
      </w:r>
      <w:r w:rsidR="006D164A">
        <w:rPr>
          <w:i/>
          <w:iCs/>
          <w:color w:val="7F7F7F" w:themeColor="text1" w:themeTint="80"/>
        </w:rPr>
        <w:t xml:space="preserve"> en VSC o en </w:t>
      </w:r>
      <w:hyperlink r:id="rId14" w:history="1">
        <w:r w:rsidR="006D164A" w:rsidRPr="006D164A">
          <w:rPr>
            <w:rStyle w:val="Hipervnculo"/>
            <w:i/>
            <w:iCs/>
          </w:rPr>
          <w:t>JSBin</w:t>
        </w:r>
      </w:hyperlink>
      <w:r w:rsidR="00A83ADD">
        <w:rPr>
          <w:i/>
          <w:iCs/>
          <w:color w:val="7F7F7F" w:themeColor="text1" w:themeTint="80"/>
        </w:rPr>
        <w:t xml:space="preserve"> -</w:t>
      </w:r>
    </w:p>
    <w:p w14:paraId="61E91BBC" w14:textId="36F249EC" w:rsidR="00953536" w:rsidRDefault="00953536" w:rsidP="002C0EA7">
      <w:pPr>
        <w:rPr>
          <w:b/>
          <w:bCs/>
          <w:sz w:val="32"/>
          <w:szCs w:val="32"/>
        </w:rPr>
      </w:pPr>
    </w:p>
    <w:p w14:paraId="2E4A6359" w14:textId="6B2FA4CD" w:rsidR="002C0EA7" w:rsidRPr="002C0EA7" w:rsidRDefault="002C0EA7" w:rsidP="002C0EA7">
      <w:pPr>
        <w:rPr>
          <w:b/>
          <w:bCs/>
          <w:sz w:val="32"/>
          <w:szCs w:val="32"/>
        </w:rPr>
      </w:pPr>
      <w:r>
        <w:rPr>
          <w:b/>
          <w:bCs/>
          <w:sz w:val="32"/>
          <w:szCs w:val="32"/>
        </w:rPr>
        <w:t>¿Cómo declarar variables</w:t>
      </w:r>
      <w:r w:rsidRPr="002C0EA7">
        <w:rPr>
          <w:b/>
          <w:bCs/>
          <w:sz w:val="32"/>
          <w:szCs w:val="32"/>
        </w:rPr>
        <w:t>?</w:t>
      </w:r>
    </w:p>
    <w:p w14:paraId="44A5733B" w14:textId="3133FAE3" w:rsidR="002C0EA7" w:rsidRDefault="002C0EA7" w:rsidP="002C0EA7">
      <w:pPr>
        <w:rPr>
          <w:b/>
          <w:bCs/>
        </w:rPr>
      </w:pPr>
      <w:r w:rsidRPr="002C0EA7">
        <w:t>Dentro de JavaScript tenemos tres formas de declarar una variable las cuales son: </w:t>
      </w:r>
      <w:r w:rsidRPr="002C0EA7">
        <w:rPr>
          <w:b/>
          <w:bCs/>
        </w:rPr>
        <w:t>var</w:t>
      </w:r>
      <w:r w:rsidRPr="002C0EA7">
        <w:t>, </w:t>
      </w:r>
      <w:r w:rsidRPr="002C0EA7">
        <w:rPr>
          <w:b/>
          <w:bCs/>
        </w:rPr>
        <w:t>const</w:t>
      </w:r>
      <w:r w:rsidRPr="002C0EA7">
        <w:t> y </w:t>
      </w:r>
      <w:r w:rsidRPr="002C0EA7">
        <w:rPr>
          <w:b/>
          <w:bCs/>
        </w:rPr>
        <w:t>let.</w:t>
      </w:r>
    </w:p>
    <w:p w14:paraId="322CA01F" w14:textId="16503DF3" w:rsidR="00AB3C02" w:rsidRPr="002C0EA7" w:rsidRDefault="00AB3C02" w:rsidP="002C0EA7">
      <w:r w:rsidRPr="00AB3C02">
        <w:rPr>
          <w:noProof/>
        </w:rPr>
        <w:drawing>
          <wp:inline distT="0" distB="0" distL="0" distR="0" wp14:anchorId="1F65446F" wp14:editId="21BB3E5A">
            <wp:extent cx="2652164" cy="1236606"/>
            <wp:effectExtent l="266700" t="266700" r="262890" b="2686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306"/>
                    <a:stretch/>
                  </pic:blipFill>
                  <pic:spPr bwMode="auto">
                    <a:xfrm>
                      <a:off x="0" y="0"/>
                      <a:ext cx="2652164" cy="1236606"/>
                    </a:xfrm>
                    <a:prstGeom prst="round2DiagRect">
                      <a:avLst>
                        <a:gd name="adj1" fmla="val 16667"/>
                        <a:gd name="adj2" fmla="val 0"/>
                      </a:avLst>
                    </a:prstGeom>
                    <a:ln w="38100" cap="sq">
                      <a:solidFill>
                        <a:schemeClr val="bg1">
                          <a:lumMod val="95000"/>
                        </a:schemeClr>
                      </a:solidFill>
                      <a:miter lim="800000"/>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451B87E" w14:textId="060539B0" w:rsidR="002C0EA7" w:rsidRPr="002C0EA7" w:rsidRDefault="002C0EA7" w:rsidP="00661FA5">
      <w:pPr>
        <w:numPr>
          <w:ilvl w:val="0"/>
          <w:numId w:val="10"/>
        </w:numPr>
      </w:pPr>
      <w:ins w:id="3" w:author="Unknown">
        <w:r w:rsidRPr="002C0EA7">
          <w:rPr>
            <w:b/>
            <w:bCs/>
          </w:rPr>
          <w:t>Var:</w:t>
        </w:r>
      </w:ins>
      <w:r w:rsidRPr="002C0EA7">
        <w:t> Era la forma en que se declaraban las variables hasta ECMAScript 5. Casi ya no se usa</w:t>
      </w:r>
      <w:r w:rsidR="00DE6B5C">
        <w:t>.</w:t>
      </w:r>
    </w:p>
    <w:p w14:paraId="4E1F677B" w14:textId="3885AE51" w:rsidR="002C0EA7" w:rsidRPr="002C0EA7" w:rsidRDefault="00AB3C02" w:rsidP="002C0EA7">
      <w:r>
        <w:rPr>
          <w:noProof/>
        </w:rPr>
        <w:lastRenderedPageBreak/>
        <w:drawing>
          <wp:anchor distT="0" distB="0" distL="114300" distR="114300" simplePos="0" relativeHeight="251659264" behindDoc="0" locked="0" layoutInCell="1" allowOverlap="1" wp14:anchorId="5719310D" wp14:editId="5DB24858">
            <wp:simplePos x="0" y="0"/>
            <wp:positionH relativeFrom="column">
              <wp:posOffset>4330344</wp:posOffset>
            </wp:positionH>
            <wp:positionV relativeFrom="paragraph">
              <wp:posOffset>139590</wp:posOffset>
            </wp:positionV>
            <wp:extent cx="2064385" cy="1400175"/>
            <wp:effectExtent l="19050" t="0" r="12065" b="14287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804" t="8582" r="57993" b="53708"/>
                    <a:stretch/>
                  </pic:blipFill>
                  <pic:spPr bwMode="auto">
                    <a:xfrm>
                      <a:off x="0" y="0"/>
                      <a:ext cx="2064385" cy="1400175"/>
                    </a:xfrm>
                    <a:prstGeom prst="roundRect">
                      <a:avLst>
                        <a:gd name="adj" fmla="val 8594"/>
                      </a:avLst>
                    </a:prstGeom>
                    <a:solidFill>
                      <a:srgbClr val="FFFFFF">
                        <a:shade val="85000"/>
                      </a:srgbClr>
                    </a:solidFill>
                    <a:ln>
                      <a:noFill/>
                    </a:ln>
                    <a:effectLst>
                      <a:reflection blurRad="12700" stA="38000" endPos="7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0EA7" w:rsidRPr="002C0EA7">
        <w:t>A partir de ECMAScript 6</w:t>
      </w:r>
    </w:p>
    <w:p w14:paraId="77BBBA8A" w14:textId="1182C0D9" w:rsidR="002C0EA7" w:rsidRDefault="002C0EA7" w:rsidP="00953536">
      <w:pPr>
        <w:pStyle w:val="Prrafodelista"/>
        <w:numPr>
          <w:ilvl w:val="0"/>
          <w:numId w:val="10"/>
        </w:numPr>
      </w:pPr>
      <w:r w:rsidRPr="00953536">
        <w:rPr>
          <w:b/>
          <w:bCs/>
        </w:rPr>
        <w:t>Let:</w:t>
      </w:r>
      <w:r w:rsidRPr="002C0EA7">
        <w:t> variables que pueden ser modificadas</w:t>
      </w:r>
      <w:r>
        <w:t xml:space="preserve"> o reasignadas.</w:t>
      </w:r>
    </w:p>
    <w:p w14:paraId="7E8C3FBF" w14:textId="5DCC5B4E" w:rsidR="00953536" w:rsidRDefault="00953536" w:rsidP="00953536">
      <w:pPr>
        <w:pStyle w:val="Prrafodelista"/>
      </w:pPr>
      <w:r>
        <w:rPr>
          <w:b/>
          <w:bCs/>
        </w:rPr>
        <w:t>Ej:</w:t>
      </w:r>
      <w:r>
        <w:t xml:space="preserve"> let nombre = “Diego”</w:t>
      </w:r>
    </w:p>
    <w:p w14:paraId="2A694387" w14:textId="2D733C5F" w:rsidR="002C0EA7" w:rsidRDefault="002D5654" w:rsidP="002C0EA7">
      <w:pPr>
        <w:numPr>
          <w:ilvl w:val="0"/>
          <w:numId w:val="9"/>
        </w:numPr>
      </w:pPr>
      <w:r>
        <w:rPr>
          <w:noProof/>
        </w:rPr>
        <w:drawing>
          <wp:anchor distT="0" distB="0" distL="114300" distR="114300" simplePos="0" relativeHeight="251658240" behindDoc="0" locked="0" layoutInCell="1" allowOverlap="1" wp14:anchorId="43C85C11" wp14:editId="765F8F61">
            <wp:simplePos x="0" y="0"/>
            <wp:positionH relativeFrom="column">
              <wp:posOffset>20181</wp:posOffset>
            </wp:positionH>
            <wp:positionV relativeFrom="paragraph">
              <wp:posOffset>76490</wp:posOffset>
            </wp:positionV>
            <wp:extent cx="2848610" cy="1609725"/>
            <wp:effectExtent l="38100" t="76200" r="0" b="390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BEBA8EAE-BF5A-486C-A8C5-ECC9F3942E4B}">
                          <a14:imgProps xmlns:a14="http://schemas.microsoft.com/office/drawing/2010/main">
                            <a14:imgLayer r:embed="rId18">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rcRect l="45283" t="53842" r="3915" b="3265"/>
                    <a:stretch/>
                  </pic:blipFill>
                  <pic:spPr bwMode="auto">
                    <a:xfrm>
                      <a:off x="0" y="0"/>
                      <a:ext cx="2848610" cy="1609725"/>
                    </a:xfrm>
                    <a:prstGeom prst="rect">
                      <a:avLst/>
                    </a:prstGeom>
                    <a:ln>
                      <a:noFill/>
                    </a:ln>
                    <a:effectLst>
                      <a:reflection blurRad="12700" stA="30000" endPos="18000" dist="5000" dir="5400000" sy="-100000" algn="bl" rotWithShape="0"/>
                    </a:effectLst>
                    <a:scene3d>
                      <a:camera prst="perspectiveContrastingLeftFacing">
                        <a:rot lat="300000" lon="20400000" rev="0"/>
                      </a:camera>
                      <a:lightRig rig="twoPt" dir="t"/>
                    </a:scene3d>
                    <a:sp3d prstMaterial="matte">
                      <a:bevelT w="63500" h="50800"/>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0EA7" w:rsidRPr="002C0EA7">
        <w:rPr>
          <w:b/>
          <w:bCs/>
        </w:rPr>
        <w:t>const:</w:t>
      </w:r>
      <w:r w:rsidR="002C0EA7" w:rsidRPr="002C0EA7">
        <w:t xml:space="preserve"> variables que nunca van a ser modificadas</w:t>
      </w:r>
      <w:r w:rsidR="002C0EA7">
        <w:t>.</w:t>
      </w:r>
      <w:r w:rsidR="002C0EA7">
        <w:br/>
      </w:r>
      <w:r w:rsidR="002C0EA7" w:rsidRPr="002C0EA7">
        <w:t>No se puede</w:t>
      </w:r>
      <w:r w:rsidR="002C0EA7" w:rsidRPr="00953536">
        <w:t>n</w:t>
      </w:r>
      <w:r w:rsidR="002C0EA7" w:rsidRPr="002C0EA7">
        <w:t xml:space="preserve"> </w:t>
      </w:r>
      <w:r w:rsidR="002C0EA7" w:rsidRPr="00953536">
        <w:t>reinicializar</w:t>
      </w:r>
      <w:r w:rsidR="00953536" w:rsidRPr="00953536">
        <w:t>,</w:t>
      </w:r>
      <w:r w:rsidR="002C0EA7" w:rsidRPr="002C0EA7">
        <w:t> es una const</w:t>
      </w:r>
      <w:r w:rsidR="002C0EA7">
        <w:t>ante</w:t>
      </w:r>
      <w:r w:rsidR="002C0EA7" w:rsidRPr="002C0EA7">
        <w:t xml:space="preserve"> única</w:t>
      </w:r>
      <w:r w:rsidR="00953536">
        <w:t>, por ende,</w:t>
      </w:r>
      <w:r w:rsidR="002C0EA7" w:rsidRPr="002C0EA7">
        <w:t xml:space="preserve"> no puede haber otra inicializada con el mismo nombre.</w:t>
      </w:r>
      <w:r w:rsidR="002C0EA7">
        <w:br/>
      </w:r>
      <w:r w:rsidR="002C0EA7" w:rsidRPr="002C0EA7">
        <w:t>No se pude reasignar</w:t>
      </w:r>
      <w:r w:rsidR="00953536">
        <w:t xml:space="preserve">, </w:t>
      </w:r>
      <w:r w:rsidR="002C0EA7" w:rsidRPr="002C0EA7">
        <w:t>una vez inicializad</w:t>
      </w:r>
      <w:r w:rsidR="002C0EA7">
        <w:t>a</w:t>
      </w:r>
      <w:r w:rsidR="007E610F">
        <w:t xml:space="preserve"> </w:t>
      </w:r>
      <w:r w:rsidR="002C0EA7" w:rsidRPr="00953536">
        <w:t xml:space="preserve">es </w:t>
      </w:r>
      <w:r w:rsidR="002C0EA7" w:rsidRPr="002C0EA7">
        <w:t>inmutable</w:t>
      </w:r>
      <w:r w:rsidR="002C0EA7" w:rsidRPr="00953536">
        <w:t>,</w:t>
      </w:r>
      <w:r w:rsidR="002C0EA7">
        <w:rPr>
          <w:b/>
          <w:bCs/>
        </w:rPr>
        <w:t xml:space="preserve"> </w:t>
      </w:r>
      <w:r w:rsidR="002C0EA7">
        <w:t>es decir</w:t>
      </w:r>
      <w:r w:rsidR="002C0EA7" w:rsidRPr="002C0EA7">
        <w:t xml:space="preserve"> no puede cambiar</w:t>
      </w:r>
      <w:r w:rsidR="002C0EA7">
        <w:t>.</w:t>
      </w:r>
    </w:p>
    <w:p w14:paraId="015B622E" w14:textId="683EC102" w:rsidR="00953536" w:rsidRPr="002C0EA7" w:rsidRDefault="00953536" w:rsidP="00953536">
      <w:pPr>
        <w:ind w:left="720"/>
      </w:pPr>
      <w:r>
        <w:rPr>
          <w:b/>
          <w:bCs/>
        </w:rPr>
        <w:t>Ej:</w:t>
      </w:r>
      <w:r>
        <w:t xml:space="preserve"> const activo = true</w:t>
      </w:r>
    </w:p>
    <w:p w14:paraId="2A10278F" w14:textId="30E3ACE0" w:rsidR="002C0EA7" w:rsidRPr="00975412" w:rsidRDefault="002C0EA7" w:rsidP="002C0EA7"/>
    <w:p w14:paraId="737AD9A4" w14:textId="244F7202" w:rsidR="00C81606" w:rsidRPr="003C1752" w:rsidRDefault="003C1752" w:rsidP="003C1752">
      <w:pPr>
        <w:spacing w:after="0"/>
        <w:rPr>
          <w:b/>
          <w:bCs/>
          <w:sz w:val="32"/>
          <w:szCs w:val="32"/>
        </w:rPr>
      </w:pPr>
      <w:r>
        <w:rPr>
          <w:noProof/>
        </w:rPr>
        <w:br/>
      </w:r>
      <w:r w:rsidR="00C81606">
        <w:rPr>
          <w:b/>
          <w:bCs/>
          <w:sz w:val="32"/>
          <w:szCs w:val="32"/>
        </w:rPr>
        <w:t xml:space="preserve">¿Qué son </w:t>
      </w:r>
      <w:r w:rsidR="00C81606" w:rsidRPr="00C81606">
        <w:rPr>
          <w:b/>
          <w:bCs/>
          <w:sz w:val="32"/>
          <w:szCs w:val="32"/>
        </w:rPr>
        <w:t>Operadores</w:t>
      </w:r>
      <w:r w:rsidR="00C81606">
        <w:rPr>
          <w:b/>
          <w:bCs/>
          <w:sz w:val="32"/>
          <w:szCs w:val="32"/>
        </w:rPr>
        <w:t>?</w:t>
      </w:r>
      <w:r>
        <w:rPr>
          <w:b/>
          <w:bCs/>
          <w:sz w:val="32"/>
          <w:szCs w:val="32"/>
        </w:rPr>
        <w:br/>
      </w:r>
      <w:r w:rsidR="00C81606">
        <w:t>En JavaScript existen símbolos conocidos como operadores, los cuales son necesarios para realizar diferentes tipos de operaciones</w:t>
      </w:r>
      <w:r w:rsidR="00F03D2E">
        <w:t>; por ejemplo, el signo = se utiliza para asignar un valor.</w:t>
      </w:r>
      <w:r w:rsidR="003425A2">
        <w:br/>
      </w:r>
      <w:r>
        <w:rPr>
          <w:b/>
          <w:bCs/>
          <w:sz w:val="32"/>
          <w:szCs w:val="32"/>
        </w:rPr>
        <w:br/>
      </w:r>
      <w:r w:rsidR="00C81606" w:rsidRPr="00C81606">
        <w:t xml:space="preserve">Los </w:t>
      </w:r>
      <w:r w:rsidR="00C81606">
        <w:t xml:space="preserve">principales </w:t>
      </w:r>
      <w:r w:rsidR="00C81606" w:rsidRPr="00C81606">
        <w:t xml:space="preserve">tipos de operadores </w:t>
      </w:r>
      <w:r w:rsidR="00F03D2E">
        <w:t xml:space="preserve">en JavaScript </w:t>
      </w:r>
      <w:r w:rsidR="00C81606" w:rsidRPr="00C81606">
        <w:t xml:space="preserve">son: </w:t>
      </w:r>
      <w:r w:rsidR="003425A2">
        <w:br/>
      </w:r>
    </w:p>
    <w:p w14:paraId="27EF1976" w14:textId="395F8604" w:rsidR="00C81606" w:rsidRPr="008E28F8" w:rsidRDefault="00C81606" w:rsidP="00C81606">
      <w:pPr>
        <w:pStyle w:val="Prrafodelista"/>
        <w:numPr>
          <w:ilvl w:val="0"/>
          <w:numId w:val="13"/>
        </w:numPr>
      </w:pPr>
      <w:r w:rsidRPr="008E28F8">
        <w:rPr>
          <w:b/>
          <w:bCs/>
        </w:rPr>
        <w:t>Operadores Aritméticos</w:t>
      </w:r>
      <w:r w:rsidRPr="008E28F8">
        <w:t>: se utilizan para efectuar operaciones matemáticas básicas</w:t>
      </w:r>
      <w:r w:rsidR="00C87B9E" w:rsidRPr="008E28F8">
        <w:t>.</w:t>
      </w:r>
      <w:r w:rsidRPr="008E28F8">
        <w:t xml:space="preserve"> </w:t>
      </w:r>
      <w:r w:rsidR="003425A2" w:rsidRPr="008E28F8">
        <w:br/>
      </w:r>
    </w:p>
    <w:p w14:paraId="458404EF" w14:textId="6E2F92D7" w:rsidR="00C87B9E" w:rsidRPr="008E28F8" w:rsidRDefault="00C87B9E" w:rsidP="003425A2">
      <w:pPr>
        <w:pStyle w:val="Prrafodelista"/>
        <w:numPr>
          <w:ilvl w:val="1"/>
          <w:numId w:val="13"/>
        </w:numPr>
        <w:spacing w:line="276" w:lineRule="auto"/>
      </w:pPr>
      <w:r w:rsidRPr="008E28F8">
        <w:t>+ (Suma)</w:t>
      </w:r>
    </w:p>
    <w:p w14:paraId="322124A3" w14:textId="1A874789" w:rsidR="00C87B9E" w:rsidRPr="008E28F8" w:rsidRDefault="00C87B9E" w:rsidP="003425A2">
      <w:pPr>
        <w:pStyle w:val="Prrafodelista"/>
        <w:numPr>
          <w:ilvl w:val="1"/>
          <w:numId w:val="13"/>
        </w:numPr>
        <w:spacing w:line="276" w:lineRule="auto"/>
      </w:pPr>
      <w:r w:rsidRPr="008E28F8">
        <w:t>– (Resta)</w:t>
      </w:r>
    </w:p>
    <w:p w14:paraId="52D001C0" w14:textId="1D75CE28" w:rsidR="00C87B9E" w:rsidRPr="008E28F8" w:rsidRDefault="00C87B9E" w:rsidP="003425A2">
      <w:pPr>
        <w:pStyle w:val="Prrafodelista"/>
        <w:numPr>
          <w:ilvl w:val="1"/>
          <w:numId w:val="13"/>
        </w:numPr>
        <w:spacing w:line="276" w:lineRule="auto"/>
      </w:pPr>
      <w:r w:rsidRPr="008E28F8">
        <w:t>* (Multiplicación)</w:t>
      </w:r>
    </w:p>
    <w:p w14:paraId="24D31A4C" w14:textId="4C7DB5C2" w:rsidR="00C87B9E" w:rsidRPr="008E28F8" w:rsidRDefault="00C87B9E" w:rsidP="003425A2">
      <w:pPr>
        <w:pStyle w:val="Prrafodelista"/>
        <w:numPr>
          <w:ilvl w:val="1"/>
          <w:numId w:val="13"/>
        </w:numPr>
        <w:spacing w:line="276" w:lineRule="auto"/>
      </w:pPr>
      <w:r w:rsidRPr="008E28F8">
        <w:t>/ (División)</w:t>
      </w:r>
      <w:r w:rsidRPr="008E28F8">
        <w:br/>
      </w:r>
    </w:p>
    <w:p w14:paraId="268A34E1" w14:textId="0C51CE2F" w:rsidR="00AF6E19" w:rsidRPr="008E28F8" w:rsidRDefault="00C81606" w:rsidP="00C81606">
      <w:pPr>
        <w:pStyle w:val="Prrafodelista"/>
        <w:numPr>
          <w:ilvl w:val="0"/>
          <w:numId w:val="13"/>
        </w:numPr>
      </w:pPr>
      <w:r w:rsidRPr="008E28F8">
        <w:rPr>
          <w:b/>
          <w:bCs/>
        </w:rPr>
        <w:t xml:space="preserve">Operadores de </w:t>
      </w:r>
      <w:r w:rsidR="00C87B9E" w:rsidRPr="008E28F8">
        <w:rPr>
          <w:b/>
          <w:bCs/>
        </w:rPr>
        <w:t>C</w:t>
      </w:r>
      <w:r w:rsidRPr="008E28F8">
        <w:rPr>
          <w:b/>
          <w:bCs/>
        </w:rPr>
        <w:t>omparación</w:t>
      </w:r>
      <w:r w:rsidRPr="008E28F8">
        <w:t xml:space="preserve">: </w:t>
      </w:r>
      <w:r w:rsidR="0003176D" w:rsidRPr="008E28F8">
        <w:t>Se usan</w:t>
      </w:r>
      <w:r w:rsidR="00F32CAE" w:rsidRPr="008E28F8">
        <w:t xml:space="preserve"> para comparar dos valores y determinar si son iguales o no.</w:t>
      </w:r>
      <w:r w:rsidR="003425A2" w:rsidRPr="008E28F8">
        <w:br/>
      </w:r>
    </w:p>
    <w:p w14:paraId="1C8DAEDA" w14:textId="77777777" w:rsidR="00AF6E19" w:rsidRPr="008E28F8" w:rsidRDefault="00AF6E19" w:rsidP="003425A2">
      <w:pPr>
        <w:pStyle w:val="Prrafodelista"/>
        <w:numPr>
          <w:ilvl w:val="1"/>
          <w:numId w:val="13"/>
        </w:numPr>
        <w:spacing w:after="0" w:line="276" w:lineRule="auto"/>
      </w:pPr>
      <w:r w:rsidRPr="008E28F8">
        <w:t>== (igual) - devuelve verdadero si los valores son iguales</w:t>
      </w:r>
    </w:p>
    <w:p w14:paraId="0279A65C" w14:textId="77777777" w:rsidR="00AF6E19" w:rsidRPr="008E28F8" w:rsidRDefault="00AF6E19" w:rsidP="003425A2">
      <w:pPr>
        <w:pStyle w:val="Prrafodelista"/>
        <w:numPr>
          <w:ilvl w:val="1"/>
          <w:numId w:val="13"/>
        </w:numPr>
        <w:spacing w:after="0" w:line="276" w:lineRule="auto"/>
      </w:pPr>
      <w:r w:rsidRPr="008E28F8">
        <w:t>=== (estrictamente igual) - devuelve verdadero si los valores son iguales y del mismo tipo</w:t>
      </w:r>
    </w:p>
    <w:p w14:paraId="0FEFBDA3" w14:textId="77777777" w:rsidR="00AF6E19" w:rsidRPr="008E28F8" w:rsidRDefault="00AF6E19" w:rsidP="003425A2">
      <w:pPr>
        <w:pStyle w:val="Prrafodelista"/>
        <w:numPr>
          <w:ilvl w:val="1"/>
          <w:numId w:val="13"/>
        </w:numPr>
        <w:spacing w:after="0" w:line="276" w:lineRule="auto"/>
      </w:pPr>
      <w:r w:rsidRPr="008E28F8">
        <w:t>!= (diferente) - devuelve verdadero si los valores son diferentes</w:t>
      </w:r>
    </w:p>
    <w:p w14:paraId="7B4AE21E" w14:textId="77777777" w:rsidR="00AF6E19" w:rsidRPr="008E28F8" w:rsidRDefault="00AF6E19" w:rsidP="003425A2">
      <w:pPr>
        <w:pStyle w:val="Prrafodelista"/>
        <w:numPr>
          <w:ilvl w:val="1"/>
          <w:numId w:val="13"/>
        </w:numPr>
        <w:spacing w:after="0" w:line="276" w:lineRule="auto"/>
      </w:pPr>
      <w:proofErr w:type="gramStart"/>
      <w:r w:rsidRPr="008E28F8">
        <w:t>!=</w:t>
      </w:r>
      <w:proofErr w:type="gramEnd"/>
      <w:r w:rsidRPr="008E28F8">
        <w:t>= (estrictamente diferente) - devuelve verdadero si los valores son diferentes o de diferente tipo</w:t>
      </w:r>
    </w:p>
    <w:p w14:paraId="02D189D2" w14:textId="77777777" w:rsidR="00AF6E19" w:rsidRPr="008E28F8" w:rsidRDefault="00AF6E19" w:rsidP="003425A2">
      <w:pPr>
        <w:pStyle w:val="Prrafodelista"/>
        <w:numPr>
          <w:ilvl w:val="1"/>
          <w:numId w:val="13"/>
        </w:numPr>
        <w:spacing w:after="0" w:line="276" w:lineRule="auto"/>
      </w:pPr>
      <w:r w:rsidRPr="008E28F8">
        <w:t>&gt; (mayor que) - devuelve verdadero si el valor de la izquierda es mayor que el valor de la derecha</w:t>
      </w:r>
    </w:p>
    <w:p w14:paraId="3BA0E693" w14:textId="77777777" w:rsidR="00AF6E19" w:rsidRPr="008E28F8" w:rsidRDefault="00AF6E19" w:rsidP="003425A2">
      <w:pPr>
        <w:pStyle w:val="Prrafodelista"/>
        <w:numPr>
          <w:ilvl w:val="1"/>
          <w:numId w:val="13"/>
        </w:numPr>
        <w:spacing w:after="0" w:line="276" w:lineRule="auto"/>
      </w:pPr>
      <w:r w:rsidRPr="008E28F8">
        <w:lastRenderedPageBreak/>
        <w:t>&lt; (menor que) - devuelve verdadero si el valor de la izquierda es menor que el valor de la derecha</w:t>
      </w:r>
    </w:p>
    <w:p w14:paraId="26BA7278" w14:textId="77777777" w:rsidR="00AF6E19" w:rsidRPr="008E28F8" w:rsidRDefault="00AF6E19" w:rsidP="003425A2">
      <w:pPr>
        <w:pStyle w:val="Prrafodelista"/>
        <w:numPr>
          <w:ilvl w:val="1"/>
          <w:numId w:val="13"/>
        </w:numPr>
        <w:spacing w:after="0" w:line="276" w:lineRule="auto"/>
      </w:pPr>
      <w:r w:rsidRPr="008E28F8">
        <w:t>&gt;= (mayor o igual que) - devuelve verdadero si el valor de la izquierda es mayor o igual al valor de la derecha</w:t>
      </w:r>
    </w:p>
    <w:p w14:paraId="776309CA" w14:textId="77777777" w:rsidR="003425A2" w:rsidRPr="008E28F8" w:rsidRDefault="00AF6E19" w:rsidP="003425A2">
      <w:pPr>
        <w:pStyle w:val="Prrafodelista"/>
        <w:numPr>
          <w:ilvl w:val="1"/>
          <w:numId w:val="13"/>
        </w:numPr>
        <w:spacing w:after="0" w:line="276" w:lineRule="auto"/>
      </w:pPr>
      <w:r w:rsidRPr="008E28F8">
        <w:t>&lt;= (menor o igual que) - devuelve verdadero si el valor de la izquierda es menor o igual al valor de la derecha</w:t>
      </w:r>
      <w:r w:rsidR="00C87B9E" w:rsidRPr="008E28F8">
        <w:t>.</w:t>
      </w:r>
    </w:p>
    <w:p w14:paraId="2E793A86" w14:textId="77777777" w:rsidR="003425A2" w:rsidRPr="008E28F8" w:rsidRDefault="003425A2" w:rsidP="003425A2">
      <w:pPr>
        <w:spacing w:after="0"/>
      </w:pPr>
    </w:p>
    <w:p w14:paraId="1AD0B27C" w14:textId="77777777" w:rsidR="003425A2" w:rsidRPr="008E28F8" w:rsidRDefault="003425A2" w:rsidP="003425A2">
      <w:pPr>
        <w:spacing w:after="0"/>
      </w:pPr>
    </w:p>
    <w:p w14:paraId="00D3DC82" w14:textId="7BC6F5CD" w:rsidR="00C81606" w:rsidRPr="008E28F8" w:rsidRDefault="00C87B9E" w:rsidP="003425A2">
      <w:pPr>
        <w:spacing w:after="0"/>
      </w:pPr>
      <w:r w:rsidRPr="008E28F8">
        <w:br/>
      </w:r>
    </w:p>
    <w:p w14:paraId="44DA62A4" w14:textId="3676F2EA" w:rsidR="00AF6E19" w:rsidRPr="008E28F8" w:rsidRDefault="00C81606" w:rsidP="003C1752">
      <w:pPr>
        <w:pStyle w:val="Prrafodelista"/>
        <w:numPr>
          <w:ilvl w:val="0"/>
          <w:numId w:val="13"/>
        </w:numPr>
        <w:spacing w:after="0"/>
      </w:pPr>
      <w:r w:rsidRPr="008E28F8">
        <w:rPr>
          <w:b/>
          <w:bCs/>
        </w:rPr>
        <w:t>Operadores Lógicos</w:t>
      </w:r>
      <w:r w:rsidR="00F32CAE" w:rsidRPr="008E28F8">
        <w:t xml:space="preserve">: </w:t>
      </w:r>
      <w:r w:rsidR="003C1752" w:rsidRPr="008E28F8">
        <w:t>Combinan</w:t>
      </w:r>
      <w:r w:rsidR="00AF6E19" w:rsidRPr="008E28F8">
        <w:t xml:space="preserve"> expresiones lógicas y determinar su verdad o falsedad.</w:t>
      </w:r>
      <w:r w:rsidR="003425A2" w:rsidRPr="008E28F8">
        <w:br/>
      </w:r>
    </w:p>
    <w:p w14:paraId="0906FFC7" w14:textId="52ACA50A" w:rsidR="00AF6E19" w:rsidRPr="008E28F8" w:rsidRDefault="00AF6E19" w:rsidP="003425A2">
      <w:pPr>
        <w:pStyle w:val="Prrafodelista"/>
        <w:numPr>
          <w:ilvl w:val="1"/>
          <w:numId w:val="13"/>
        </w:numPr>
        <w:spacing w:after="0" w:line="276" w:lineRule="auto"/>
      </w:pPr>
      <w:r w:rsidRPr="008E28F8">
        <w:t>&amp;&amp; (AND / Y)- devuelve verdadero sólo si ambas expresiones son verdaderas</w:t>
      </w:r>
      <w:r w:rsidR="003C1752" w:rsidRPr="008E28F8">
        <w:t>.</w:t>
      </w:r>
    </w:p>
    <w:p w14:paraId="6C8F32BB" w14:textId="18355FE5" w:rsidR="00AF6E19" w:rsidRPr="008E28F8" w:rsidRDefault="00AF6E19" w:rsidP="003425A2">
      <w:pPr>
        <w:pStyle w:val="Prrafodelista"/>
        <w:numPr>
          <w:ilvl w:val="1"/>
          <w:numId w:val="13"/>
        </w:numPr>
        <w:spacing w:after="0" w:line="276" w:lineRule="auto"/>
      </w:pPr>
      <w:r w:rsidRPr="008E28F8">
        <w:t>|| (OR / O)- devuelve verdadero si al menos una de las expresiones es verdadera</w:t>
      </w:r>
      <w:r w:rsidR="003C1752" w:rsidRPr="008E28F8">
        <w:t>.</w:t>
      </w:r>
    </w:p>
    <w:p w14:paraId="462938DB" w14:textId="77777777" w:rsidR="003425A2" w:rsidRPr="003425A2" w:rsidRDefault="00AF6E19" w:rsidP="003425A2">
      <w:pPr>
        <w:pStyle w:val="Prrafodelista"/>
        <w:numPr>
          <w:ilvl w:val="1"/>
          <w:numId w:val="13"/>
        </w:numPr>
        <w:spacing w:after="0" w:line="276" w:lineRule="auto"/>
      </w:pPr>
      <w:r w:rsidRPr="008E28F8">
        <w:t>! (NOT / Negado)- invierte el valor lógico de una expresión, convirtiendo verdadero en falso y viceversa.</w:t>
      </w:r>
      <w:r w:rsidR="003425A2" w:rsidRPr="008E28F8">
        <w:br/>
      </w:r>
      <w:r w:rsidR="00436277">
        <w:rPr>
          <w:sz w:val="20"/>
          <w:szCs w:val="20"/>
        </w:rPr>
        <w:br/>
      </w:r>
    </w:p>
    <w:p w14:paraId="0DEB859A" w14:textId="28E3CAED" w:rsidR="00436277" w:rsidRPr="003425A2" w:rsidRDefault="00563561" w:rsidP="003425A2">
      <w:pPr>
        <w:pStyle w:val="Prrafodelista"/>
        <w:numPr>
          <w:ilvl w:val="0"/>
          <w:numId w:val="13"/>
        </w:numPr>
        <w:spacing w:after="0"/>
      </w:pPr>
      <w:r w:rsidRPr="003425A2">
        <w:rPr>
          <w:b/>
          <w:bCs/>
        </w:rPr>
        <w:t>O</w:t>
      </w:r>
      <w:r w:rsidR="00436277" w:rsidRPr="003425A2">
        <w:rPr>
          <w:b/>
          <w:bCs/>
        </w:rPr>
        <w:t>peradores de asignació</w:t>
      </w:r>
      <w:r w:rsidRPr="003425A2">
        <w:rPr>
          <w:b/>
          <w:bCs/>
        </w:rPr>
        <w:t>n:</w:t>
      </w:r>
      <w:r w:rsidR="008E28F8">
        <w:rPr>
          <w:b/>
          <w:bCs/>
        </w:rPr>
        <w:br/>
      </w:r>
    </w:p>
    <w:p w14:paraId="1F7123AA" w14:textId="0A62E629" w:rsidR="00436277" w:rsidRDefault="00436277" w:rsidP="003425A2">
      <w:pPr>
        <w:pStyle w:val="Prrafodelista"/>
        <w:numPr>
          <w:ilvl w:val="1"/>
          <w:numId w:val="13"/>
        </w:numPr>
        <w:spacing w:after="0" w:line="276" w:lineRule="auto"/>
      </w:pPr>
      <w:r>
        <w:t>= (Asignar): var numero = 5</w:t>
      </w:r>
    </w:p>
    <w:p w14:paraId="5271E582" w14:textId="3BA80735" w:rsidR="00436277" w:rsidRDefault="00436277" w:rsidP="003425A2">
      <w:pPr>
        <w:pStyle w:val="Prrafodelista"/>
        <w:numPr>
          <w:ilvl w:val="1"/>
          <w:numId w:val="13"/>
        </w:numPr>
        <w:spacing w:after="0" w:line="276" w:lineRule="auto"/>
      </w:pPr>
      <w:r>
        <w:t xml:space="preserve">+= (sumar y asignar): </w:t>
      </w:r>
      <w:r w:rsidRPr="00436277">
        <w:t xml:space="preserve">numero += 1; </w:t>
      </w:r>
      <w:r>
        <w:t>(</w:t>
      </w:r>
      <w:r w:rsidRPr="00436277">
        <w:t xml:space="preserve">Equivale a decir numero = numero + </w:t>
      </w:r>
      <w:r>
        <w:t>5)</w:t>
      </w:r>
    </w:p>
    <w:p w14:paraId="767E8144" w14:textId="722A945B" w:rsidR="00436277" w:rsidRDefault="00436277" w:rsidP="003425A2">
      <w:pPr>
        <w:pStyle w:val="Prrafodelista"/>
        <w:numPr>
          <w:ilvl w:val="1"/>
          <w:numId w:val="13"/>
        </w:numPr>
        <w:spacing w:after="0" w:line="276" w:lineRule="auto"/>
      </w:pPr>
      <w:r>
        <w:t>-= (restar y asignar): numero -= 1; (</w:t>
      </w:r>
      <w:r w:rsidRPr="00436277">
        <w:t xml:space="preserve">Equivale a decir numero = numero </w:t>
      </w:r>
      <w:r>
        <w:t>-</w:t>
      </w:r>
      <w:r w:rsidRPr="00436277">
        <w:t xml:space="preserve"> </w:t>
      </w:r>
      <w:r>
        <w:t xml:space="preserve">5) </w:t>
      </w:r>
    </w:p>
    <w:p w14:paraId="6E32141F" w14:textId="6DB2EA81" w:rsidR="00436277" w:rsidRDefault="00436277" w:rsidP="003425A2">
      <w:pPr>
        <w:pStyle w:val="Prrafodelista"/>
        <w:numPr>
          <w:ilvl w:val="1"/>
          <w:numId w:val="13"/>
        </w:numPr>
        <w:spacing w:after="0" w:line="276" w:lineRule="auto"/>
      </w:pPr>
      <w:r>
        <w:t xml:space="preserve">*= (multiplicar y asignar): </w:t>
      </w:r>
      <w:r w:rsidRPr="00436277">
        <w:t xml:space="preserve">numero </w:t>
      </w:r>
      <w:r>
        <w:t>*</w:t>
      </w:r>
      <w:r w:rsidRPr="00436277">
        <w:t xml:space="preserve">= 1; </w:t>
      </w:r>
      <w:r>
        <w:t>(</w:t>
      </w:r>
      <w:r w:rsidRPr="00436277">
        <w:t xml:space="preserve">Equivale a decir numero = numero </w:t>
      </w:r>
      <w:r>
        <w:t>*</w:t>
      </w:r>
      <w:r w:rsidRPr="00436277">
        <w:t xml:space="preserve"> </w:t>
      </w:r>
      <w:r>
        <w:t>5)</w:t>
      </w:r>
    </w:p>
    <w:p w14:paraId="123AE45F" w14:textId="750D2F27" w:rsidR="00436277" w:rsidRDefault="00436277" w:rsidP="003425A2">
      <w:pPr>
        <w:pStyle w:val="Prrafodelista"/>
        <w:numPr>
          <w:ilvl w:val="1"/>
          <w:numId w:val="13"/>
        </w:numPr>
        <w:spacing w:after="0" w:line="276" w:lineRule="auto"/>
      </w:pPr>
      <w:r>
        <w:t xml:space="preserve">/= (dividir y asignar): </w:t>
      </w:r>
      <w:r w:rsidRPr="00436277">
        <w:t xml:space="preserve">numero </w:t>
      </w:r>
      <w:r>
        <w:t>/</w:t>
      </w:r>
      <w:r w:rsidRPr="00436277">
        <w:t xml:space="preserve">= 1; </w:t>
      </w:r>
      <w:r>
        <w:t>(</w:t>
      </w:r>
      <w:r w:rsidRPr="00436277">
        <w:t xml:space="preserve">Equivale a decir numero = numero </w:t>
      </w:r>
      <w:r>
        <w:t>/</w:t>
      </w:r>
      <w:r w:rsidRPr="00436277">
        <w:t xml:space="preserve"> </w:t>
      </w:r>
      <w:r>
        <w:t>5)</w:t>
      </w:r>
    </w:p>
    <w:p w14:paraId="7857D4C5" w14:textId="30BB0842" w:rsidR="00436277" w:rsidRDefault="00436277" w:rsidP="003425A2">
      <w:pPr>
        <w:pStyle w:val="Prrafodelista"/>
        <w:numPr>
          <w:ilvl w:val="1"/>
          <w:numId w:val="13"/>
        </w:numPr>
        <w:spacing w:after="0" w:line="276" w:lineRule="auto"/>
      </w:pPr>
      <w:r>
        <w:t xml:space="preserve">%= (módulo y asignar): </w:t>
      </w:r>
      <w:r w:rsidRPr="00436277">
        <w:t xml:space="preserve">numero </w:t>
      </w:r>
      <w:r>
        <w:t>%</w:t>
      </w:r>
      <w:r w:rsidRPr="00436277">
        <w:t xml:space="preserve">= 1; </w:t>
      </w:r>
      <w:r>
        <w:t>(</w:t>
      </w:r>
      <w:r w:rsidRPr="00436277">
        <w:t xml:space="preserve">Equivale a decir numero = numero </w:t>
      </w:r>
      <w:r>
        <w:t>%</w:t>
      </w:r>
      <w:r w:rsidRPr="00436277">
        <w:t xml:space="preserve"> </w:t>
      </w:r>
      <w:r>
        <w:t>5)</w:t>
      </w:r>
    </w:p>
    <w:p w14:paraId="5C8A759D" w14:textId="493782E9" w:rsidR="00436277" w:rsidRDefault="00436277" w:rsidP="003425A2">
      <w:pPr>
        <w:pStyle w:val="Prrafodelista"/>
        <w:numPr>
          <w:ilvl w:val="1"/>
          <w:numId w:val="13"/>
        </w:numPr>
        <w:spacing w:after="0" w:line="276" w:lineRule="auto"/>
      </w:pPr>
      <w:r>
        <w:t xml:space="preserve">**= (potencia y asignar): </w:t>
      </w:r>
      <w:r w:rsidRPr="00436277">
        <w:t xml:space="preserve">numero += 1; </w:t>
      </w:r>
      <w:r>
        <w:t>(</w:t>
      </w:r>
      <w:r w:rsidRPr="00436277">
        <w:t xml:space="preserve">Equivale a decir numero = numero </w:t>
      </w:r>
      <w:r>
        <w:t>**</w:t>
      </w:r>
      <w:r w:rsidRPr="00436277">
        <w:t xml:space="preserve"> </w:t>
      </w:r>
      <w:r>
        <w:t>5)</w:t>
      </w:r>
    </w:p>
    <w:p w14:paraId="389E5DED" w14:textId="45ECBC91" w:rsidR="0080388B" w:rsidRDefault="0080388B" w:rsidP="008E28F8">
      <w:pPr>
        <w:spacing w:after="0"/>
      </w:pPr>
    </w:p>
    <w:p w14:paraId="21A42368" w14:textId="6CCE80A8" w:rsidR="008E28F8" w:rsidRDefault="008E28F8" w:rsidP="008E28F8">
      <w:pPr>
        <w:spacing w:after="0"/>
      </w:pPr>
    </w:p>
    <w:p w14:paraId="492AABA9" w14:textId="77777777" w:rsidR="00F35DF8" w:rsidRDefault="00F35DF8" w:rsidP="008E28F8">
      <w:pPr>
        <w:spacing w:after="0"/>
      </w:pPr>
    </w:p>
    <w:p w14:paraId="5BD5968D" w14:textId="77777777" w:rsidR="008E28F8" w:rsidRDefault="008E28F8" w:rsidP="008E28F8">
      <w:pPr>
        <w:spacing w:after="0"/>
      </w:pPr>
    </w:p>
    <w:p w14:paraId="6BB5F52D" w14:textId="77777777" w:rsidR="0080388B" w:rsidRPr="00C81606" w:rsidRDefault="0080388B" w:rsidP="00B27571">
      <w:pPr>
        <w:pStyle w:val="Prrafodelista"/>
        <w:spacing w:after="0"/>
      </w:pPr>
    </w:p>
    <w:p w14:paraId="2CAF6A68" w14:textId="2696C487" w:rsidR="000D0019" w:rsidRDefault="007733D5" w:rsidP="00361D60">
      <w:pPr>
        <w:rPr>
          <w:b/>
          <w:bCs/>
          <w:sz w:val="32"/>
          <w:szCs w:val="32"/>
        </w:rPr>
      </w:pPr>
      <w:r>
        <w:rPr>
          <w:b/>
          <w:bCs/>
          <w:sz w:val="32"/>
          <w:szCs w:val="32"/>
        </w:rPr>
        <w:t>¿Qué son Condicionales?</w:t>
      </w:r>
    </w:p>
    <w:p w14:paraId="1E9F5760" w14:textId="77777777" w:rsidR="00F35DF8" w:rsidRDefault="007733D5" w:rsidP="00F35DF8">
      <w:pPr>
        <w:spacing w:line="240" w:lineRule="auto"/>
      </w:pPr>
      <w:r>
        <w:t>Una expresión condicional es un conjunto de instrucciones que evalúan una expresión</w:t>
      </w:r>
    </w:p>
    <w:p w14:paraId="0D96BDCF" w14:textId="31B59845" w:rsidR="007733D5" w:rsidRDefault="007733D5" w:rsidP="00F35DF8">
      <w:pPr>
        <w:spacing w:line="240" w:lineRule="auto"/>
      </w:pPr>
      <w:r>
        <w:t xml:space="preserve">y solo se ejecutarán si dicha expresión es verdadera. </w:t>
      </w:r>
      <w:r w:rsidR="00F35DF8">
        <w:br/>
      </w:r>
    </w:p>
    <w:p w14:paraId="54119B4E" w14:textId="68C5D656" w:rsidR="00EF0593" w:rsidRDefault="007733D5" w:rsidP="007733D5">
      <w:pPr>
        <w:rPr>
          <w:b/>
          <w:bCs/>
          <w:sz w:val="32"/>
          <w:szCs w:val="32"/>
        </w:rPr>
      </w:pPr>
      <w:r>
        <w:t xml:space="preserve"> </w:t>
      </w:r>
      <w:r w:rsidRPr="007733D5">
        <w:rPr>
          <w:b/>
          <w:bCs/>
        </w:rPr>
        <w:t>JavaScript</w:t>
      </w:r>
      <w:r>
        <w:t xml:space="preserve"> admite dos expresiones condicionales: (if...else) y (switch).</w:t>
      </w:r>
    </w:p>
    <w:p w14:paraId="6586E85C" w14:textId="534D0D86" w:rsidR="007733D5" w:rsidRPr="007733D5" w:rsidRDefault="007733D5" w:rsidP="00F35DF8">
      <w:pPr>
        <w:pStyle w:val="Prrafodelista"/>
        <w:numPr>
          <w:ilvl w:val="0"/>
          <w:numId w:val="14"/>
        </w:numPr>
        <w:spacing w:line="360" w:lineRule="auto"/>
        <w:rPr>
          <w:b/>
          <w:bCs/>
        </w:rPr>
      </w:pPr>
      <w:r>
        <w:rPr>
          <w:b/>
          <w:bCs/>
        </w:rPr>
        <w:t xml:space="preserve">If-else: </w:t>
      </w:r>
      <w:r>
        <w:t>L</w:t>
      </w:r>
      <w:r w:rsidRPr="007733D5">
        <w:t>a expresión if</w:t>
      </w:r>
      <w:r>
        <w:t xml:space="preserve"> </w:t>
      </w:r>
      <w:r w:rsidRPr="007733D5">
        <w:t xml:space="preserve">ejecuta </w:t>
      </w:r>
      <w:r>
        <w:t>una</w:t>
      </w:r>
      <w:r w:rsidRPr="007733D5">
        <w:t xml:space="preserve"> instrucción si una condición lógica es true. </w:t>
      </w:r>
      <w:r>
        <w:br/>
        <w:t>de lo contrario</w:t>
      </w:r>
      <w:r w:rsidRPr="007733D5">
        <w:t xml:space="preserve"> else para ejecuta una instrucción si la condición es false.</w:t>
      </w:r>
    </w:p>
    <w:p w14:paraId="29E5121F" w14:textId="4F7C9E0A" w:rsidR="007733D5" w:rsidRPr="00343D33" w:rsidRDefault="002273F8" w:rsidP="00343D33">
      <w:pPr>
        <w:shd w:val="clear" w:color="auto" w:fill="262335"/>
        <w:spacing w:after="0" w:line="285" w:lineRule="atLeast"/>
        <w:ind w:left="708"/>
        <w:rPr>
          <w:rFonts w:ascii="Consolas" w:eastAsia="Times New Roman" w:hAnsi="Consolas" w:cs="Times New Roman"/>
          <w:color w:val="BBBBBB"/>
          <w:sz w:val="18"/>
          <w:szCs w:val="18"/>
          <w:lang w:eastAsia="es-CL"/>
        </w:rPr>
      </w:pPr>
      <w:r w:rsidRPr="00343D33">
        <w:rPr>
          <w:rFonts w:ascii="Consolas" w:eastAsia="Times New Roman" w:hAnsi="Consolas" w:cs="Times New Roman"/>
          <w:color w:val="FEDE5D"/>
          <w:sz w:val="18"/>
          <w:szCs w:val="18"/>
          <w:lang w:eastAsia="es-CL"/>
        </w:rPr>
        <w:lastRenderedPageBreak/>
        <w:t>if</w:t>
      </w:r>
      <w:r w:rsidRPr="00343D33">
        <w:rPr>
          <w:rFonts w:ascii="Consolas" w:eastAsia="Times New Roman" w:hAnsi="Consolas" w:cs="Times New Roman"/>
          <w:color w:val="BBBBBB"/>
          <w:sz w:val="18"/>
          <w:szCs w:val="18"/>
          <w:lang w:eastAsia="es-CL"/>
        </w:rPr>
        <w:t xml:space="preserve"> (</w:t>
      </w:r>
      <w:r w:rsidR="007733D5" w:rsidRPr="00343D33">
        <w:rPr>
          <w:rFonts w:ascii="Consolas" w:eastAsia="Times New Roman" w:hAnsi="Consolas" w:cs="Times New Roman"/>
          <w:color w:val="FF7EDB"/>
          <w:sz w:val="18"/>
          <w:szCs w:val="18"/>
          <w:lang w:eastAsia="es-CL"/>
        </w:rPr>
        <w:t>numero</w:t>
      </w:r>
      <w:r w:rsidR="00ED394B" w:rsidRPr="00343D33">
        <w:rPr>
          <w:rFonts w:ascii="Consolas" w:eastAsia="Times New Roman" w:hAnsi="Consolas" w:cs="Times New Roman"/>
          <w:color w:val="FF7EDB"/>
          <w:sz w:val="18"/>
          <w:szCs w:val="18"/>
          <w:lang w:eastAsia="es-CL"/>
        </w:rPr>
        <w:t>1</w:t>
      </w:r>
      <w:r w:rsidR="007733D5" w:rsidRPr="00343D33">
        <w:rPr>
          <w:rFonts w:ascii="Consolas" w:eastAsia="Times New Roman" w:hAnsi="Consolas" w:cs="Times New Roman"/>
          <w:color w:val="BBBBBB"/>
          <w:sz w:val="18"/>
          <w:szCs w:val="18"/>
          <w:lang w:eastAsia="es-CL"/>
        </w:rPr>
        <w:t xml:space="preserve"> </w:t>
      </w:r>
      <w:r w:rsidR="007733D5" w:rsidRPr="00343D33">
        <w:rPr>
          <w:rFonts w:ascii="Consolas" w:eastAsia="Times New Roman" w:hAnsi="Consolas" w:cs="Times New Roman"/>
          <w:color w:val="FEDE5D"/>
          <w:sz w:val="18"/>
          <w:szCs w:val="18"/>
          <w:lang w:eastAsia="es-CL"/>
        </w:rPr>
        <w:t>&gt;</w:t>
      </w:r>
      <w:r w:rsidR="007733D5" w:rsidRPr="00343D33">
        <w:rPr>
          <w:rFonts w:ascii="Consolas" w:eastAsia="Times New Roman" w:hAnsi="Consolas" w:cs="Times New Roman"/>
          <w:color w:val="BBBBBB"/>
          <w:sz w:val="18"/>
          <w:szCs w:val="18"/>
          <w:lang w:eastAsia="es-CL"/>
        </w:rPr>
        <w:t xml:space="preserve"> </w:t>
      </w:r>
      <w:r w:rsidR="007733D5" w:rsidRPr="00343D33">
        <w:rPr>
          <w:rFonts w:ascii="Consolas" w:eastAsia="Times New Roman" w:hAnsi="Consolas" w:cs="Times New Roman"/>
          <w:color w:val="FF7EDB"/>
          <w:sz w:val="18"/>
          <w:szCs w:val="18"/>
          <w:lang w:eastAsia="es-CL"/>
        </w:rPr>
        <w:t>Numero</w:t>
      </w:r>
      <w:proofErr w:type="gramStart"/>
      <w:r w:rsidR="00ED394B" w:rsidRPr="00343D33">
        <w:rPr>
          <w:rFonts w:ascii="Consolas" w:eastAsia="Times New Roman" w:hAnsi="Consolas" w:cs="Times New Roman"/>
          <w:color w:val="FF7EDB"/>
          <w:sz w:val="18"/>
          <w:szCs w:val="18"/>
          <w:lang w:eastAsia="es-CL"/>
        </w:rPr>
        <w:t>2</w:t>
      </w:r>
      <w:r w:rsidR="007733D5" w:rsidRPr="00343D33">
        <w:rPr>
          <w:rFonts w:ascii="Consolas" w:eastAsia="Times New Roman" w:hAnsi="Consolas" w:cs="Times New Roman"/>
          <w:color w:val="BBBBBB"/>
          <w:sz w:val="18"/>
          <w:szCs w:val="18"/>
          <w:lang w:eastAsia="es-CL"/>
        </w:rPr>
        <w:t>){</w:t>
      </w:r>
      <w:proofErr w:type="gramEnd"/>
    </w:p>
    <w:p w14:paraId="53F50667" w14:textId="6803BAC4" w:rsidR="007733D5" w:rsidRPr="00343D33" w:rsidRDefault="007733D5" w:rsidP="00343D33">
      <w:pPr>
        <w:shd w:val="clear" w:color="auto" w:fill="262335"/>
        <w:spacing w:after="0" w:line="285" w:lineRule="atLeast"/>
        <w:ind w:left="708"/>
        <w:rPr>
          <w:rFonts w:ascii="Consolas" w:eastAsia="Times New Roman" w:hAnsi="Consolas" w:cs="Times New Roman"/>
          <w:color w:val="BBBBBB"/>
          <w:sz w:val="18"/>
          <w:szCs w:val="18"/>
          <w:lang w:eastAsia="es-CL"/>
        </w:rPr>
      </w:pPr>
      <w:r w:rsidRPr="00343D33">
        <w:rPr>
          <w:rFonts w:ascii="Consolas" w:eastAsia="Times New Roman" w:hAnsi="Consolas" w:cs="Times New Roman"/>
          <w:color w:val="BBBBBB"/>
          <w:sz w:val="18"/>
          <w:szCs w:val="18"/>
          <w:lang w:eastAsia="es-CL"/>
        </w:rPr>
        <w:t xml:space="preserve">    </w:t>
      </w:r>
      <w:r w:rsidR="002273F8" w:rsidRPr="00343D33">
        <w:rPr>
          <w:rFonts w:ascii="Consolas" w:eastAsia="Times New Roman" w:hAnsi="Consolas" w:cs="Times New Roman"/>
          <w:color w:val="36F9F6"/>
          <w:sz w:val="18"/>
          <w:szCs w:val="18"/>
          <w:lang w:eastAsia="es-CL"/>
        </w:rPr>
        <w:t>alert</w:t>
      </w:r>
      <w:r w:rsidR="002273F8" w:rsidRPr="00343D33">
        <w:rPr>
          <w:rFonts w:ascii="Consolas" w:eastAsia="Times New Roman" w:hAnsi="Consolas" w:cs="Times New Roman"/>
          <w:color w:val="BBBBBB"/>
          <w:sz w:val="18"/>
          <w:szCs w:val="18"/>
          <w:lang w:eastAsia="es-CL"/>
        </w:rPr>
        <w:t xml:space="preserve"> (</w:t>
      </w:r>
      <w:r w:rsidRPr="00343D33">
        <w:rPr>
          <w:rFonts w:ascii="Consolas" w:eastAsia="Times New Roman" w:hAnsi="Consolas" w:cs="Times New Roman"/>
          <w:color w:val="FF8B39"/>
          <w:sz w:val="18"/>
          <w:szCs w:val="18"/>
          <w:lang w:eastAsia="es-CL"/>
        </w:rPr>
        <w:t xml:space="preserve">`El numero </w:t>
      </w:r>
      <w:r w:rsidRPr="00343D33">
        <w:rPr>
          <w:rFonts w:ascii="Consolas" w:eastAsia="Times New Roman" w:hAnsi="Consolas" w:cs="Times New Roman"/>
          <w:color w:val="72F1B8"/>
          <w:sz w:val="18"/>
          <w:szCs w:val="18"/>
          <w:lang w:eastAsia="es-CL"/>
        </w:rPr>
        <w:t>${</w:t>
      </w:r>
      <w:r w:rsidRPr="00343D33">
        <w:rPr>
          <w:rFonts w:ascii="Consolas" w:eastAsia="Times New Roman" w:hAnsi="Consolas" w:cs="Times New Roman"/>
          <w:color w:val="FF7EDB"/>
          <w:sz w:val="18"/>
          <w:szCs w:val="18"/>
          <w:lang w:eastAsia="es-CL"/>
        </w:rPr>
        <w:t>numero</w:t>
      </w:r>
      <w:r w:rsidR="00ED394B" w:rsidRPr="00343D33">
        <w:rPr>
          <w:rFonts w:ascii="Consolas" w:eastAsia="Times New Roman" w:hAnsi="Consolas" w:cs="Times New Roman"/>
          <w:color w:val="FF7EDB"/>
          <w:sz w:val="18"/>
          <w:szCs w:val="18"/>
          <w:lang w:eastAsia="es-CL"/>
        </w:rPr>
        <w:t>1</w:t>
      </w:r>
      <w:r w:rsidRPr="00343D33">
        <w:rPr>
          <w:rFonts w:ascii="Consolas" w:eastAsia="Times New Roman" w:hAnsi="Consolas" w:cs="Times New Roman"/>
          <w:color w:val="72F1B8"/>
          <w:sz w:val="18"/>
          <w:szCs w:val="18"/>
          <w:lang w:eastAsia="es-CL"/>
        </w:rPr>
        <w:t>}</w:t>
      </w:r>
      <w:r w:rsidRPr="00343D33">
        <w:rPr>
          <w:rFonts w:ascii="Consolas" w:eastAsia="Times New Roman" w:hAnsi="Consolas" w:cs="Times New Roman"/>
          <w:color w:val="FF8B39"/>
          <w:sz w:val="18"/>
          <w:szCs w:val="18"/>
          <w:lang w:eastAsia="es-CL"/>
        </w:rPr>
        <w:t xml:space="preserve"> es mayor que </w:t>
      </w:r>
      <w:r w:rsidRPr="00343D33">
        <w:rPr>
          <w:rFonts w:ascii="Consolas" w:eastAsia="Times New Roman" w:hAnsi="Consolas" w:cs="Times New Roman"/>
          <w:color w:val="72F1B8"/>
          <w:sz w:val="18"/>
          <w:szCs w:val="18"/>
          <w:lang w:eastAsia="es-CL"/>
        </w:rPr>
        <w:t>${</w:t>
      </w:r>
      <w:r w:rsidRPr="00343D33">
        <w:rPr>
          <w:rFonts w:ascii="Consolas" w:eastAsia="Times New Roman" w:hAnsi="Consolas" w:cs="Times New Roman"/>
          <w:color w:val="FF7EDB"/>
          <w:sz w:val="18"/>
          <w:szCs w:val="18"/>
          <w:lang w:eastAsia="es-CL"/>
        </w:rPr>
        <w:t>Numero</w:t>
      </w:r>
      <w:proofErr w:type="gramStart"/>
      <w:r w:rsidRPr="00343D33">
        <w:rPr>
          <w:rFonts w:ascii="Consolas" w:eastAsia="Times New Roman" w:hAnsi="Consolas" w:cs="Times New Roman"/>
          <w:color w:val="FF7EDB"/>
          <w:sz w:val="18"/>
          <w:szCs w:val="18"/>
          <w:lang w:eastAsia="es-CL"/>
        </w:rPr>
        <w:t>2</w:t>
      </w:r>
      <w:r w:rsidRPr="00343D33">
        <w:rPr>
          <w:rFonts w:ascii="Consolas" w:eastAsia="Times New Roman" w:hAnsi="Consolas" w:cs="Times New Roman"/>
          <w:color w:val="72F1B8"/>
          <w:sz w:val="18"/>
          <w:szCs w:val="18"/>
          <w:lang w:eastAsia="es-CL"/>
        </w:rPr>
        <w:t>}</w:t>
      </w:r>
      <w:r w:rsidRPr="00343D33">
        <w:rPr>
          <w:rFonts w:ascii="Consolas" w:eastAsia="Times New Roman" w:hAnsi="Consolas" w:cs="Times New Roman"/>
          <w:color w:val="FF8B39"/>
          <w:sz w:val="18"/>
          <w:szCs w:val="18"/>
          <w:lang w:eastAsia="es-CL"/>
        </w:rPr>
        <w:t>`</w:t>
      </w:r>
      <w:proofErr w:type="gramEnd"/>
      <w:r w:rsidRPr="00343D33">
        <w:rPr>
          <w:rFonts w:ascii="Consolas" w:eastAsia="Times New Roman" w:hAnsi="Consolas" w:cs="Times New Roman"/>
          <w:color w:val="BBBBBB"/>
          <w:sz w:val="18"/>
          <w:szCs w:val="18"/>
          <w:lang w:eastAsia="es-CL"/>
        </w:rPr>
        <w:t xml:space="preserve">); </w:t>
      </w:r>
    </w:p>
    <w:p w14:paraId="7A0380C5" w14:textId="7220F274" w:rsidR="007733D5" w:rsidRPr="00343D33" w:rsidRDefault="007733D5" w:rsidP="00343D33">
      <w:pPr>
        <w:shd w:val="clear" w:color="auto" w:fill="262335"/>
        <w:spacing w:after="0" w:line="285" w:lineRule="atLeast"/>
        <w:ind w:left="708"/>
        <w:rPr>
          <w:rFonts w:ascii="Consolas" w:eastAsia="Times New Roman" w:hAnsi="Consolas" w:cs="Times New Roman"/>
          <w:color w:val="BBBBBB"/>
          <w:sz w:val="18"/>
          <w:szCs w:val="18"/>
          <w:lang w:eastAsia="es-CL"/>
        </w:rPr>
      </w:pPr>
      <w:r w:rsidRPr="00343D33">
        <w:rPr>
          <w:rFonts w:ascii="Consolas" w:eastAsia="Times New Roman" w:hAnsi="Consolas" w:cs="Times New Roman"/>
          <w:color w:val="BBBBBB"/>
          <w:sz w:val="18"/>
          <w:szCs w:val="18"/>
          <w:lang w:eastAsia="es-CL"/>
        </w:rPr>
        <w:t xml:space="preserve">} </w:t>
      </w:r>
      <w:r w:rsidRPr="00343D33">
        <w:rPr>
          <w:rFonts w:ascii="Consolas" w:eastAsia="Times New Roman" w:hAnsi="Consolas" w:cs="Times New Roman"/>
          <w:color w:val="FEDE5D"/>
          <w:sz w:val="18"/>
          <w:szCs w:val="18"/>
          <w:lang w:eastAsia="es-CL"/>
        </w:rPr>
        <w:t>else</w:t>
      </w:r>
      <w:r w:rsidR="002273F8" w:rsidRPr="00343D33">
        <w:rPr>
          <w:rFonts w:ascii="Consolas" w:eastAsia="Times New Roman" w:hAnsi="Consolas" w:cs="Times New Roman"/>
          <w:color w:val="FEDE5D"/>
          <w:sz w:val="18"/>
          <w:szCs w:val="18"/>
          <w:lang w:eastAsia="es-CL"/>
        </w:rPr>
        <w:t xml:space="preserve"> </w:t>
      </w:r>
      <w:r w:rsidRPr="00343D33">
        <w:rPr>
          <w:rFonts w:ascii="Consolas" w:eastAsia="Times New Roman" w:hAnsi="Consolas" w:cs="Times New Roman"/>
          <w:color w:val="BBBBBB"/>
          <w:sz w:val="18"/>
          <w:szCs w:val="18"/>
          <w:lang w:eastAsia="es-CL"/>
        </w:rPr>
        <w:t>{</w:t>
      </w:r>
    </w:p>
    <w:p w14:paraId="73700039" w14:textId="0C28E3B8" w:rsidR="007733D5" w:rsidRPr="00343D33" w:rsidRDefault="007733D5" w:rsidP="00343D33">
      <w:pPr>
        <w:shd w:val="clear" w:color="auto" w:fill="262335"/>
        <w:spacing w:after="0" w:line="285" w:lineRule="atLeast"/>
        <w:ind w:left="708"/>
        <w:rPr>
          <w:rFonts w:ascii="Consolas" w:eastAsia="Times New Roman" w:hAnsi="Consolas" w:cs="Times New Roman"/>
          <w:color w:val="BBBBBB"/>
          <w:sz w:val="18"/>
          <w:szCs w:val="18"/>
          <w:lang w:eastAsia="es-CL"/>
        </w:rPr>
      </w:pPr>
      <w:r w:rsidRPr="00343D33">
        <w:rPr>
          <w:rFonts w:ascii="Consolas" w:eastAsia="Times New Roman" w:hAnsi="Consolas" w:cs="Times New Roman"/>
          <w:color w:val="BBBBBB"/>
          <w:sz w:val="18"/>
          <w:szCs w:val="18"/>
          <w:lang w:eastAsia="es-CL"/>
        </w:rPr>
        <w:t xml:space="preserve">    </w:t>
      </w:r>
      <w:r w:rsidR="002273F8" w:rsidRPr="00343D33">
        <w:rPr>
          <w:rFonts w:ascii="Consolas" w:eastAsia="Times New Roman" w:hAnsi="Consolas" w:cs="Times New Roman"/>
          <w:color w:val="36F9F6"/>
          <w:sz w:val="18"/>
          <w:szCs w:val="18"/>
          <w:lang w:eastAsia="es-CL"/>
        </w:rPr>
        <w:t>alert</w:t>
      </w:r>
      <w:r w:rsidR="002273F8" w:rsidRPr="00343D33">
        <w:rPr>
          <w:rFonts w:ascii="Consolas" w:eastAsia="Times New Roman" w:hAnsi="Consolas" w:cs="Times New Roman"/>
          <w:color w:val="BBBBBB"/>
          <w:sz w:val="18"/>
          <w:szCs w:val="18"/>
          <w:lang w:eastAsia="es-CL"/>
        </w:rPr>
        <w:t xml:space="preserve"> (</w:t>
      </w:r>
      <w:r w:rsidRPr="00343D33">
        <w:rPr>
          <w:rFonts w:ascii="Consolas" w:eastAsia="Times New Roman" w:hAnsi="Consolas" w:cs="Times New Roman"/>
          <w:color w:val="FF8B39"/>
          <w:sz w:val="18"/>
          <w:szCs w:val="18"/>
          <w:lang w:eastAsia="es-CL"/>
        </w:rPr>
        <w:t xml:space="preserve">`El numero </w:t>
      </w:r>
      <w:r w:rsidRPr="00343D33">
        <w:rPr>
          <w:rFonts w:ascii="Consolas" w:eastAsia="Times New Roman" w:hAnsi="Consolas" w:cs="Times New Roman"/>
          <w:color w:val="72F1B8"/>
          <w:sz w:val="18"/>
          <w:szCs w:val="18"/>
          <w:lang w:eastAsia="es-CL"/>
        </w:rPr>
        <w:t>${</w:t>
      </w:r>
      <w:r w:rsidRPr="00343D33">
        <w:rPr>
          <w:rFonts w:ascii="Consolas" w:eastAsia="Times New Roman" w:hAnsi="Consolas" w:cs="Times New Roman"/>
          <w:color w:val="FF7EDB"/>
          <w:sz w:val="18"/>
          <w:szCs w:val="18"/>
          <w:lang w:eastAsia="es-CL"/>
        </w:rPr>
        <w:t>numero</w:t>
      </w:r>
      <w:r w:rsidR="00ED394B" w:rsidRPr="00343D33">
        <w:rPr>
          <w:rFonts w:ascii="Consolas" w:eastAsia="Times New Roman" w:hAnsi="Consolas" w:cs="Times New Roman"/>
          <w:color w:val="FF7EDB"/>
          <w:sz w:val="18"/>
          <w:szCs w:val="18"/>
          <w:lang w:eastAsia="es-CL"/>
        </w:rPr>
        <w:t>1</w:t>
      </w:r>
      <w:r w:rsidRPr="00343D33">
        <w:rPr>
          <w:rFonts w:ascii="Consolas" w:eastAsia="Times New Roman" w:hAnsi="Consolas" w:cs="Times New Roman"/>
          <w:color w:val="72F1B8"/>
          <w:sz w:val="18"/>
          <w:szCs w:val="18"/>
          <w:lang w:eastAsia="es-CL"/>
        </w:rPr>
        <w:t>}</w:t>
      </w:r>
      <w:r w:rsidRPr="00343D33">
        <w:rPr>
          <w:rFonts w:ascii="Consolas" w:eastAsia="Times New Roman" w:hAnsi="Consolas" w:cs="Times New Roman"/>
          <w:color w:val="FF8B39"/>
          <w:sz w:val="18"/>
          <w:szCs w:val="18"/>
          <w:lang w:eastAsia="es-CL"/>
        </w:rPr>
        <w:t xml:space="preserve"> es menor que </w:t>
      </w:r>
      <w:r w:rsidRPr="00343D33">
        <w:rPr>
          <w:rFonts w:ascii="Consolas" w:eastAsia="Times New Roman" w:hAnsi="Consolas" w:cs="Times New Roman"/>
          <w:color w:val="72F1B8"/>
          <w:sz w:val="18"/>
          <w:szCs w:val="18"/>
          <w:lang w:eastAsia="es-CL"/>
        </w:rPr>
        <w:t>${</w:t>
      </w:r>
      <w:r w:rsidRPr="00343D33">
        <w:rPr>
          <w:rFonts w:ascii="Consolas" w:eastAsia="Times New Roman" w:hAnsi="Consolas" w:cs="Times New Roman"/>
          <w:color w:val="FF7EDB"/>
          <w:sz w:val="18"/>
          <w:szCs w:val="18"/>
          <w:lang w:eastAsia="es-CL"/>
        </w:rPr>
        <w:t>Numero</w:t>
      </w:r>
      <w:proofErr w:type="gramStart"/>
      <w:r w:rsidRPr="00343D33">
        <w:rPr>
          <w:rFonts w:ascii="Consolas" w:eastAsia="Times New Roman" w:hAnsi="Consolas" w:cs="Times New Roman"/>
          <w:color w:val="FF7EDB"/>
          <w:sz w:val="18"/>
          <w:szCs w:val="18"/>
          <w:lang w:eastAsia="es-CL"/>
        </w:rPr>
        <w:t>2</w:t>
      </w:r>
      <w:r w:rsidRPr="00343D33">
        <w:rPr>
          <w:rFonts w:ascii="Consolas" w:eastAsia="Times New Roman" w:hAnsi="Consolas" w:cs="Times New Roman"/>
          <w:color w:val="72F1B8"/>
          <w:sz w:val="18"/>
          <w:szCs w:val="18"/>
          <w:lang w:eastAsia="es-CL"/>
        </w:rPr>
        <w:t>}</w:t>
      </w:r>
      <w:r w:rsidRPr="00343D33">
        <w:rPr>
          <w:rFonts w:ascii="Consolas" w:eastAsia="Times New Roman" w:hAnsi="Consolas" w:cs="Times New Roman"/>
          <w:color w:val="FF8B39"/>
          <w:sz w:val="18"/>
          <w:szCs w:val="18"/>
          <w:lang w:eastAsia="es-CL"/>
        </w:rPr>
        <w:t>`</w:t>
      </w:r>
      <w:proofErr w:type="gramEnd"/>
      <w:r w:rsidRPr="00343D33">
        <w:rPr>
          <w:rFonts w:ascii="Consolas" w:eastAsia="Times New Roman" w:hAnsi="Consolas" w:cs="Times New Roman"/>
          <w:color w:val="BBBBBB"/>
          <w:sz w:val="18"/>
          <w:szCs w:val="18"/>
          <w:lang w:eastAsia="es-CL"/>
        </w:rPr>
        <w:t>);</w:t>
      </w:r>
    </w:p>
    <w:p w14:paraId="2AC571E3" w14:textId="77777777" w:rsidR="007733D5" w:rsidRPr="00343D33" w:rsidRDefault="007733D5" w:rsidP="00343D33">
      <w:pPr>
        <w:shd w:val="clear" w:color="auto" w:fill="262335"/>
        <w:spacing w:after="0" w:line="285" w:lineRule="atLeast"/>
        <w:ind w:left="708"/>
        <w:rPr>
          <w:rFonts w:ascii="Consolas" w:eastAsia="Times New Roman" w:hAnsi="Consolas" w:cs="Times New Roman"/>
          <w:color w:val="BBBBBB"/>
          <w:sz w:val="18"/>
          <w:szCs w:val="18"/>
          <w:lang w:eastAsia="es-CL"/>
        </w:rPr>
      </w:pPr>
      <w:r w:rsidRPr="00343D33">
        <w:rPr>
          <w:rFonts w:ascii="Consolas" w:eastAsia="Times New Roman" w:hAnsi="Consolas" w:cs="Times New Roman"/>
          <w:color w:val="BBBBBB"/>
          <w:sz w:val="18"/>
          <w:szCs w:val="18"/>
          <w:lang w:eastAsia="es-CL"/>
        </w:rPr>
        <w:t>}</w:t>
      </w:r>
    </w:p>
    <w:p w14:paraId="4E0CB77A" w14:textId="77777777" w:rsidR="007733D5" w:rsidRPr="007733D5" w:rsidRDefault="007733D5" w:rsidP="00343D33">
      <w:pPr>
        <w:pStyle w:val="Prrafodelista"/>
        <w:rPr>
          <w:b/>
          <w:bCs/>
        </w:rPr>
      </w:pPr>
    </w:p>
    <w:p w14:paraId="01118B37" w14:textId="698F8AB1" w:rsidR="007733D5" w:rsidRPr="007C5F34" w:rsidRDefault="007733D5" w:rsidP="00F35DF8">
      <w:pPr>
        <w:pStyle w:val="Prrafodelista"/>
        <w:numPr>
          <w:ilvl w:val="1"/>
          <w:numId w:val="14"/>
        </w:numPr>
        <w:spacing w:line="360" w:lineRule="auto"/>
        <w:rPr>
          <w:b/>
          <w:bCs/>
        </w:rPr>
      </w:pPr>
      <w:r>
        <w:rPr>
          <w:b/>
          <w:bCs/>
        </w:rPr>
        <w:t xml:space="preserve">else if: </w:t>
      </w:r>
      <w:r>
        <w:t>realiza una validación adicional en caso de que la validación previa resultara en false.</w:t>
      </w:r>
    </w:p>
    <w:p w14:paraId="25825F38" w14:textId="29B60247" w:rsidR="007C5F34" w:rsidRPr="00343D33" w:rsidRDefault="002273F8" w:rsidP="00343D33">
      <w:pPr>
        <w:shd w:val="clear" w:color="auto" w:fill="262335"/>
        <w:spacing w:after="0" w:line="285" w:lineRule="atLeast"/>
        <w:ind w:left="1440"/>
        <w:rPr>
          <w:rFonts w:ascii="Consolas" w:eastAsia="Times New Roman" w:hAnsi="Consolas" w:cs="Times New Roman"/>
          <w:color w:val="BBBBBB"/>
          <w:sz w:val="18"/>
          <w:szCs w:val="18"/>
          <w:lang w:eastAsia="es-CL"/>
        </w:rPr>
      </w:pPr>
      <w:r w:rsidRPr="00343D33">
        <w:rPr>
          <w:rFonts w:ascii="Consolas" w:eastAsia="Times New Roman" w:hAnsi="Consolas" w:cs="Times New Roman"/>
          <w:color w:val="FEDE5D"/>
          <w:sz w:val="18"/>
          <w:szCs w:val="18"/>
          <w:lang w:eastAsia="es-CL"/>
        </w:rPr>
        <w:t>if</w:t>
      </w:r>
      <w:r w:rsidRPr="00343D33">
        <w:rPr>
          <w:rFonts w:ascii="Consolas" w:eastAsia="Times New Roman" w:hAnsi="Consolas" w:cs="Times New Roman"/>
          <w:color w:val="BBBBBB"/>
          <w:sz w:val="18"/>
          <w:szCs w:val="18"/>
          <w:lang w:eastAsia="es-CL"/>
        </w:rPr>
        <w:t xml:space="preserve"> (</w:t>
      </w:r>
      <w:r w:rsidR="007C5F34" w:rsidRPr="00343D33">
        <w:rPr>
          <w:rFonts w:ascii="Consolas" w:eastAsia="Times New Roman" w:hAnsi="Consolas" w:cs="Times New Roman"/>
          <w:color w:val="FF7EDB"/>
          <w:sz w:val="18"/>
          <w:szCs w:val="18"/>
          <w:lang w:eastAsia="es-CL"/>
        </w:rPr>
        <w:t>numero1</w:t>
      </w:r>
      <w:r w:rsidR="007C5F34" w:rsidRPr="00343D33">
        <w:rPr>
          <w:rFonts w:ascii="Consolas" w:eastAsia="Times New Roman" w:hAnsi="Consolas" w:cs="Times New Roman"/>
          <w:color w:val="BBBBBB"/>
          <w:sz w:val="18"/>
          <w:szCs w:val="18"/>
          <w:lang w:eastAsia="es-CL"/>
        </w:rPr>
        <w:t xml:space="preserve"> </w:t>
      </w:r>
      <w:r w:rsidR="007C5F34" w:rsidRPr="00343D33">
        <w:rPr>
          <w:rFonts w:ascii="Consolas" w:eastAsia="Times New Roman" w:hAnsi="Consolas" w:cs="Times New Roman"/>
          <w:color w:val="FEDE5D"/>
          <w:sz w:val="18"/>
          <w:szCs w:val="18"/>
          <w:lang w:eastAsia="es-CL"/>
        </w:rPr>
        <w:t>&gt;</w:t>
      </w:r>
      <w:r w:rsidR="007C5F34" w:rsidRPr="00343D33">
        <w:rPr>
          <w:rFonts w:ascii="Consolas" w:eastAsia="Times New Roman" w:hAnsi="Consolas" w:cs="Times New Roman"/>
          <w:color w:val="BBBBBB"/>
          <w:sz w:val="18"/>
          <w:szCs w:val="18"/>
          <w:lang w:eastAsia="es-CL"/>
        </w:rPr>
        <w:t xml:space="preserve"> </w:t>
      </w:r>
      <w:r w:rsidR="007C5F34" w:rsidRPr="00343D33">
        <w:rPr>
          <w:rFonts w:ascii="Consolas" w:eastAsia="Times New Roman" w:hAnsi="Consolas" w:cs="Times New Roman"/>
          <w:color w:val="FF7EDB"/>
          <w:sz w:val="18"/>
          <w:szCs w:val="18"/>
          <w:lang w:eastAsia="es-CL"/>
        </w:rPr>
        <w:t>Numero</w:t>
      </w:r>
      <w:proofErr w:type="gramStart"/>
      <w:r w:rsidR="007C5F34" w:rsidRPr="00343D33">
        <w:rPr>
          <w:rFonts w:ascii="Consolas" w:eastAsia="Times New Roman" w:hAnsi="Consolas" w:cs="Times New Roman"/>
          <w:color w:val="FF7EDB"/>
          <w:sz w:val="18"/>
          <w:szCs w:val="18"/>
          <w:lang w:eastAsia="es-CL"/>
        </w:rPr>
        <w:t>2</w:t>
      </w:r>
      <w:r w:rsidR="007C5F34" w:rsidRPr="00343D33">
        <w:rPr>
          <w:rFonts w:ascii="Consolas" w:eastAsia="Times New Roman" w:hAnsi="Consolas" w:cs="Times New Roman"/>
          <w:color w:val="BBBBBB"/>
          <w:sz w:val="18"/>
          <w:szCs w:val="18"/>
          <w:lang w:eastAsia="es-CL"/>
        </w:rPr>
        <w:t>){</w:t>
      </w:r>
      <w:proofErr w:type="gramEnd"/>
    </w:p>
    <w:p w14:paraId="158BBB44" w14:textId="1D6757AD" w:rsidR="007C5F34" w:rsidRPr="00343D33" w:rsidRDefault="007C5F34" w:rsidP="00343D33">
      <w:pPr>
        <w:shd w:val="clear" w:color="auto" w:fill="262335"/>
        <w:spacing w:after="0" w:line="285" w:lineRule="atLeast"/>
        <w:ind w:left="1440"/>
        <w:rPr>
          <w:rFonts w:ascii="Consolas" w:eastAsia="Times New Roman" w:hAnsi="Consolas" w:cs="Times New Roman"/>
          <w:color w:val="BBBBBB"/>
          <w:sz w:val="18"/>
          <w:szCs w:val="18"/>
          <w:lang w:eastAsia="es-CL"/>
        </w:rPr>
      </w:pPr>
      <w:r w:rsidRPr="00343D33">
        <w:rPr>
          <w:rFonts w:ascii="Consolas" w:eastAsia="Times New Roman" w:hAnsi="Consolas" w:cs="Times New Roman"/>
          <w:color w:val="BBBBBB"/>
          <w:sz w:val="18"/>
          <w:szCs w:val="18"/>
          <w:lang w:eastAsia="es-CL"/>
        </w:rPr>
        <w:t xml:space="preserve">    </w:t>
      </w:r>
      <w:r w:rsidRPr="00343D33">
        <w:rPr>
          <w:rFonts w:ascii="Consolas" w:eastAsia="Times New Roman" w:hAnsi="Consolas" w:cs="Times New Roman"/>
          <w:color w:val="36F9F6"/>
          <w:sz w:val="18"/>
          <w:szCs w:val="18"/>
          <w:lang w:eastAsia="es-CL"/>
        </w:rPr>
        <w:t>alert</w:t>
      </w:r>
      <w:r w:rsidRPr="00343D33">
        <w:rPr>
          <w:rFonts w:ascii="Consolas" w:eastAsia="Times New Roman" w:hAnsi="Consolas" w:cs="Times New Roman"/>
          <w:color w:val="BBBBBB"/>
          <w:sz w:val="18"/>
          <w:szCs w:val="18"/>
          <w:lang w:eastAsia="es-CL"/>
        </w:rPr>
        <w:t>(</w:t>
      </w:r>
      <w:r w:rsidRPr="00343D33">
        <w:rPr>
          <w:rFonts w:ascii="Consolas" w:eastAsia="Times New Roman" w:hAnsi="Consolas" w:cs="Times New Roman"/>
          <w:color w:val="FF8B39"/>
          <w:sz w:val="18"/>
          <w:szCs w:val="18"/>
          <w:lang w:eastAsia="es-CL"/>
        </w:rPr>
        <w:t>`</w:t>
      </w:r>
      <w:r w:rsidRPr="00343D33">
        <w:rPr>
          <w:rFonts w:ascii="Consolas" w:eastAsia="Times New Roman" w:hAnsi="Consolas" w:cs="Times New Roman"/>
          <w:color w:val="72F1B8"/>
          <w:sz w:val="18"/>
          <w:szCs w:val="18"/>
          <w:lang w:eastAsia="es-CL"/>
        </w:rPr>
        <w:t>${</w:t>
      </w:r>
      <w:r w:rsidRPr="00343D33">
        <w:rPr>
          <w:rFonts w:ascii="Consolas" w:eastAsia="Times New Roman" w:hAnsi="Consolas" w:cs="Times New Roman"/>
          <w:color w:val="FF7EDB"/>
          <w:sz w:val="18"/>
          <w:szCs w:val="18"/>
          <w:lang w:eastAsia="es-CL"/>
        </w:rPr>
        <w:t>numero1</w:t>
      </w:r>
      <w:r w:rsidRPr="00343D33">
        <w:rPr>
          <w:rFonts w:ascii="Consolas" w:eastAsia="Times New Roman" w:hAnsi="Consolas" w:cs="Times New Roman"/>
          <w:color w:val="72F1B8"/>
          <w:sz w:val="18"/>
          <w:szCs w:val="18"/>
          <w:lang w:eastAsia="es-CL"/>
        </w:rPr>
        <w:t>}</w:t>
      </w:r>
      <w:r w:rsidRPr="00343D33">
        <w:rPr>
          <w:rFonts w:ascii="Consolas" w:eastAsia="Times New Roman" w:hAnsi="Consolas" w:cs="Times New Roman"/>
          <w:color w:val="FF8B39"/>
          <w:sz w:val="18"/>
          <w:szCs w:val="18"/>
          <w:lang w:eastAsia="es-CL"/>
        </w:rPr>
        <w:t xml:space="preserve"> es mayor que </w:t>
      </w:r>
      <w:r w:rsidRPr="00343D33">
        <w:rPr>
          <w:rFonts w:ascii="Consolas" w:eastAsia="Times New Roman" w:hAnsi="Consolas" w:cs="Times New Roman"/>
          <w:color w:val="72F1B8"/>
          <w:sz w:val="18"/>
          <w:szCs w:val="18"/>
          <w:lang w:eastAsia="es-CL"/>
        </w:rPr>
        <w:t>${</w:t>
      </w:r>
      <w:r w:rsidRPr="00343D33">
        <w:rPr>
          <w:rFonts w:ascii="Consolas" w:eastAsia="Times New Roman" w:hAnsi="Consolas" w:cs="Times New Roman"/>
          <w:color w:val="FF7EDB"/>
          <w:sz w:val="18"/>
          <w:szCs w:val="18"/>
          <w:lang w:eastAsia="es-CL"/>
        </w:rPr>
        <w:t>Numero</w:t>
      </w:r>
      <w:proofErr w:type="gramStart"/>
      <w:r w:rsidRPr="00343D33">
        <w:rPr>
          <w:rFonts w:ascii="Consolas" w:eastAsia="Times New Roman" w:hAnsi="Consolas" w:cs="Times New Roman"/>
          <w:color w:val="FF7EDB"/>
          <w:sz w:val="18"/>
          <w:szCs w:val="18"/>
          <w:lang w:eastAsia="es-CL"/>
        </w:rPr>
        <w:t>2</w:t>
      </w:r>
      <w:r w:rsidRPr="00343D33">
        <w:rPr>
          <w:rFonts w:ascii="Consolas" w:eastAsia="Times New Roman" w:hAnsi="Consolas" w:cs="Times New Roman"/>
          <w:color w:val="72F1B8"/>
          <w:sz w:val="18"/>
          <w:szCs w:val="18"/>
          <w:lang w:eastAsia="es-CL"/>
        </w:rPr>
        <w:t>}</w:t>
      </w:r>
      <w:r w:rsidRPr="00343D33">
        <w:rPr>
          <w:rFonts w:ascii="Consolas" w:eastAsia="Times New Roman" w:hAnsi="Consolas" w:cs="Times New Roman"/>
          <w:color w:val="FF8B39"/>
          <w:sz w:val="18"/>
          <w:szCs w:val="18"/>
          <w:lang w:eastAsia="es-CL"/>
        </w:rPr>
        <w:t>`</w:t>
      </w:r>
      <w:proofErr w:type="gramEnd"/>
      <w:r w:rsidRPr="00343D33">
        <w:rPr>
          <w:rFonts w:ascii="Consolas" w:eastAsia="Times New Roman" w:hAnsi="Consolas" w:cs="Times New Roman"/>
          <w:color w:val="BBBBBB"/>
          <w:sz w:val="18"/>
          <w:szCs w:val="18"/>
          <w:lang w:eastAsia="es-CL"/>
        </w:rPr>
        <w:t xml:space="preserve">); </w:t>
      </w:r>
    </w:p>
    <w:p w14:paraId="2C9BE3F7" w14:textId="643FE285" w:rsidR="007C5F34" w:rsidRPr="00343D33" w:rsidRDefault="007C5F34" w:rsidP="00343D33">
      <w:pPr>
        <w:shd w:val="clear" w:color="auto" w:fill="262335"/>
        <w:spacing w:after="0" w:line="285" w:lineRule="atLeast"/>
        <w:ind w:left="1440"/>
        <w:rPr>
          <w:rFonts w:ascii="Consolas" w:eastAsia="Times New Roman" w:hAnsi="Consolas" w:cs="Times New Roman"/>
          <w:color w:val="BBBBBB"/>
          <w:sz w:val="18"/>
          <w:szCs w:val="18"/>
          <w:lang w:eastAsia="es-CL"/>
        </w:rPr>
      </w:pPr>
      <w:r w:rsidRPr="00343D33">
        <w:rPr>
          <w:rFonts w:ascii="Consolas" w:eastAsia="Times New Roman" w:hAnsi="Consolas" w:cs="Times New Roman"/>
          <w:color w:val="BBBBBB"/>
          <w:sz w:val="18"/>
          <w:szCs w:val="18"/>
          <w:lang w:eastAsia="es-CL"/>
        </w:rPr>
        <w:t xml:space="preserve">} </w:t>
      </w:r>
      <w:r w:rsidRPr="00343D33">
        <w:rPr>
          <w:rFonts w:ascii="Consolas" w:eastAsia="Times New Roman" w:hAnsi="Consolas" w:cs="Times New Roman"/>
          <w:color w:val="FEDE5D"/>
          <w:sz w:val="18"/>
          <w:szCs w:val="18"/>
          <w:lang w:eastAsia="es-CL"/>
        </w:rPr>
        <w:t xml:space="preserve">else </w:t>
      </w:r>
      <w:r w:rsidR="002273F8" w:rsidRPr="00343D33">
        <w:rPr>
          <w:rFonts w:ascii="Consolas" w:eastAsia="Times New Roman" w:hAnsi="Consolas" w:cs="Times New Roman"/>
          <w:color w:val="FEDE5D"/>
          <w:sz w:val="18"/>
          <w:szCs w:val="18"/>
          <w:lang w:eastAsia="es-CL"/>
        </w:rPr>
        <w:t>if</w:t>
      </w:r>
      <w:r w:rsidR="002273F8" w:rsidRPr="00343D33">
        <w:rPr>
          <w:rFonts w:ascii="Consolas" w:eastAsia="Times New Roman" w:hAnsi="Consolas" w:cs="Times New Roman"/>
          <w:color w:val="BBBBBB"/>
          <w:sz w:val="18"/>
          <w:szCs w:val="18"/>
          <w:lang w:eastAsia="es-CL"/>
        </w:rPr>
        <w:t xml:space="preserve"> (</w:t>
      </w:r>
      <w:r w:rsidRPr="00343D33">
        <w:rPr>
          <w:rFonts w:ascii="Consolas" w:eastAsia="Times New Roman" w:hAnsi="Consolas" w:cs="Times New Roman"/>
          <w:color w:val="FF7EDB"/>
          <w:sz w:val="18"/>
          <w:szCs w:val="18"/>
          <w:lang w:eastAsia="es-CL"/>
        </w:rPr>
        <w:t>numero1</w:t>
      </w:r>
      <w:r w:rsidRPr="00343D33">
        <w:rPr>
          <w:rFonts w:ascii="Consolas" w:eastAsia="Times New Roman" w:hAnsi="Consolas" w:cs="Times New Roman"/>
          <w:color w:val="BBBBBB"/>
          <w:sz w:val="18"/>
          <w:szCs w:val="18"/>
          <w:lang w:eastAsia="es-CL"/>
        </w:rPr>
        <w:t xml:space="preserve"> </w:t>
      </w:r>
      <w:r w:rsidRPr="00343D33">
        <w:rPr>
          <w:rFonts w:ascii="Consolas" w:eastAsia="Times New Roman" w:hAnsi="Consolas" w:cs="Times New Roman"/>
          <w:color w:val="FEDE5D"/>
          <w:sz w:val="18"/>
          <w:szCs w:val="18"/>
          <w:lang w:eastAsia="es-CL"/>
        </w:rPr>
        <w:t>==</w:t>
      </w:r>
      <w:r w:rsidRPr="00343D33">
        <w:rPr>
          <w:rFonts w:ascii="Consolas" w:eastAsia="Times New Roman" w:hAnsi="Consolas" w:cs="Times New Roman"/>
          <w:color w:val="BBBBBB"/>
          <w:sz w:val="18"/>
          <w:szCs w:val="18"/>
          <w:lang w:eastAsia="es-CL"/>
        </w:rPr>
        <w:t xml:space="preserve"> </w:t>
      </w:r>
      <w:r w:rsidRPr="00343D33">
        <w:rPr>
          <w:rFonts w:ascii="Consolas" w:eastAsia="Times New Roman" w:hAnsi="Consolas" w:cs="Times New Roman"/>
          <w:color w:val="FF7EDB"/>
          <w:sz w:val="18"/>
          <w:szCs w:val="18"/>
          <w:lang w:eastAsia="es-CL"/>
        </w:rPr>
        <w:t>Numero</w:t>
      </w:r>
      <w:proofErr w:type="gramStart"/>
      <w:r w:rsidRPr="00343D33">
        <w:rPr>
          <w:rFonts w:ascii="Consolas" w:eastAsia="Times New Roman" w:hAnsi="Consolas" w:cs="Times New Roman"/>
          <w:color w:val="FF7EDB"/>
          <w:sz w:val="18"/>
          <w:szCs w:val="18"/>
          <w:lang w:eastAsia="es-CL"/>
        </w:rPr>
        <w:t>2</w:t>
      </w:r>
      <w:r w:rsidRPr="00343D33">
        <w:rPr>
          <w:rFonts w:ascii="Consolas" w:eastAsia="Times New Roman" w:hAnsi="Consolas" w:cs="Times New Roman"/>
          <w:color w:val="BBBBBB"/>
          <w:sz w:val="18"/>
          <w:szCs w:val="18"/>
          <w:lang w:eastAsia="es-CL"/>
        </w:rPr>
        <w:t>){</w:t>
      </w:r>
      <w:proofErr w:type="gramEnd"/>
    </w:p>
    <w:p w14:paraId="73854069" w14:textId="2818E054" w:rsidR="007C5F34" w:rsidRPr="00343D33" w:rsidRDefault="007C5F34" w:rsidP="00343D33">
      <w:pPr>
        <w:shd w:val="clear" w:color="auto" w:fill="262335"/>
        <w:spacing w:after="0" w:line="285" w:lineRule="atLeast"/>
        <w:ind w:left="1440"/>
        <w:rPr>
          <w:rFonts w:ascii="Consolas" w:eastAsia="Times New Roman" w:hAnsi="Consolas" w:cs="Times New Roman"/>
          <w:color w:val="BBBBBB"/>
          <w:sz w:val="18"/>
          <w:szCs w:val="18"/>
          <w:lang w:eastAsia="es-CL"/>
        </w:rPr>
      </w:pPr>
      <w:r w:rsidRPr="00343D33">
        <w:rPr>
          <w:rFonts w:ascii="Consolas" w:eastAsia="Times New Roman" w:hAnsi="Consolas" w:cs="Times New Roman"/>
          <w:color w:val="BBBBBB"/>
          <w:sz w:val="18"/>
          <w:szCs w:val="18"/>
          <w:lang w:eastAsia="es-CL"/>
        </w:rPr>
        <w:t xml:space="preserve">    </w:t>
      </w:r>
      <w:r w:rsidRPr="00343D33">
        <w:rPr>
          <w:rFonts w:ascii="Consolas" w:eastAsia="Times New Roman" w:hAnsi="Consolas" w:cs="Times New Roman"/>
          <w:color w:val="36F9F6"/>
          <w:sz w:val="18"/>
          <w:szCs w:val="18"/>
          <w:lang w:eastAsia="es-CL"/>
        </w:rPr>
        <w:t>alert</w:t>
      </w:r>
      <w:r w:rsidRPr="00343D33">
        <w:rPr>
          <w:rFonts w:ascii="Consolas" w:eastAsia="Times New Roman" w:hAnsi="Consolas" w:cs="Times New Roman"/>
          <w:color w:val="BBBBBB"/>
          <w:sz w:val="18"/>
          <w:szCs w:val="18"/>
          <w:lang w:eastAsia="es-CL"/>
        </w:rPr>
        <w:t>(</w:t>
      </w:r>
      <w:r w:rsidRPr="00343D33">
        <w:rPr>
          <w:rFonts w:ascii="Consolas" w:eastAsia="Times New Roman" w:hAnsi="Consolas" w:cs="Times New Roman"/>
          <w:color w:val="FF8B39"/>
          <w:sz w:val="18"/>
          <w:szCs w:val="18"/>
          <w:lang w:eastAsia="es-CL"/>
        </w:rPr>
        <w:t>`</w:t>
      </w:r>
      <w:r w:rsidRPr="00343D33">
        <w:rPr>
          <w:rFonts w:ascii="Consolas" w:eastAsia="Times New Roman" w:hAnsi="Consolas" w:cs="Times New Roman"/>
          <w:color w:val="72F1B8"/>
          <w:sz w:val="18"/>
          <w:szCs w:val="18"/>
          <w:lang w:eastAsia="es-CL"/>
        </w:rPr>
        <w:t>${</w:t>
      </w:r>
      <w:r w:rsidRPr="00343D33">
        <w:rPr>
          <w:rFonts w:ascii="Consolas" w:eastAsia="Times New Roman" w:hAnsi="Consolas" w:cs="Times New Roman"/>
          <w:color w:val="FF7EDB"/>
          <w:sz w:val="18"/>
          <w:szCs w:val="18"/>
          <w:lang w:eastAsia="es-CL"/>
        </w:rPr>
        <w:t>numero1</w:t>
      </w:r>
      <w:r w:rsidRPr="00343D33">
        <w:rPr>
          <w:rFonts w:ascii="Consolas" w:eastAsia="Times New Roman" w:hAnsi="Consolas" w:cs="Times New Roman"/>
          <w:color w:val="72F1B8"/>
          <w:sz w:val="18"/>
          <w:szCs w:val="18"/>
          <w:lang w:eastAsia="es-CL"/>
        </w:rPr>
        <w:t>}</w:t>
      </w:r>
      <w:r w:rsidRPr="00343D33">
        <w:rPr>
          <w:rFonts w:ascii="Consolas" w:eastAsia="Times New Roman" w:hAnsi="Consolas" w:cs="Times New Roman"/>
          <w:color w:val="FF8B39"/>
          <w:sz w:val="18"/>
          <w:szCs w:val="18"/>
          <w:lang w:eastAsia="es-CL"/>
        </w:rPr>
        <w:t xml:space="preserve"> es igual que </w:t>
      </w:r>
      <w:r w:rsidRPr="00343D33">
        <w:rPr>
          <w:rFonts w:ascii="Consolas" w:eastAsia="Times New Roman" w:hAnsi="Consolas" w:cs="Times New Roman"/>
          <w:color w:val="72F1B8"/>
          <w:sz w:val="18"/>
          <w:szCs w:val="18"/>
          <w:lang w:eastAsia="es-CL"/>
        </w:rPr>
        <w:t>${</w:t>
      </w:r>
      <w:r w:rsidRPr="00343D33">
        <w:rPr>
          <w:rFonts w:ascii="Consolas" w:eastAsia="Times New Roman" w:hAnsi="Consolas" w:cs="Times New Roman"/>
          <w:color w:val="FF7EDB"/>
          <w:sz w:val="18"/>
          <w:szCs w:val="18"/>
          <w:lang w:eastAsia="es-CL"/>
        </w:rPr>
        <w:t>Numero</w:t>
      </w:r>
      <w:proofErr w:type="gramStart"/>
      <w:r w:rsidRPr="00343D33">
        <w:rPr>
          <w:rFonts w:ascii="Consolas" w:eastAsia="Times New Roman" w:hAnsi="Consolas" w:cs="Times New Roman"/>
          <w:color w:val="FF7EDB"/>
          <w:sz w:val="18"/>
          <w:szCs w:val="18"/>
          <w:lang w:eastAsia="es-CL"/>
        </w:rPr>
        <w:t>2</w:t>
      </w:r>
      <w:r w:rsidRPr="00343D33">
        <w:rPr>
          <w:rFonts w:ascii="Consolas" w:eastAsia="Times New Roman" w:hAnsi="Consolas" w:cs="Times New Roman"/>
          <w:color w:val="72F1B8"/>
          <w:sz w:val="18"/>
          <w:szCs w:val="18"/>
          <w:lang w:eastAsia="es-CL"/>
        </w:rPr>
        <w:t>}</w:t>
      </w:r>
      <w:r w:rsidRPr="00343D33">
        <w:rPr>
          <w:rFonts w:ascii="Consolas" w:eastAsia="Times New Roman" w:hAnsi="Consolas" w:cs="Times New Roman"/>
          <w:color w:val="FF8B39"/>
          <w:sz w:val="18"/>
          <w:szCs w:val="18"/>
          <w:lang w:eastAsia="es-CL"/>
        </w:rPr>
        <w:t>`</w:t>
      </w:r>
      <w:proofErr w:type="gramEnd"/>
      <w:r w:rsidRPr="00343D33">
        <w:rPr>
          <w:rFonts w:ascii="Consolas" w:eastAsia="Times New Roman" w:hAnsi="Consolas" w:cs="Times New Roman"/>
          <w:color w:val="BBBBBB"/>
          <w:sz w:val="18"/>
          <w:szCs w:val="18"/>
          <w:lang w:eastAsia="es-CL"/>
        </w:rPr>
        <w:t>);</w:t>
      </w:r>
    </w:p>
    <w:p w14:paraId="05CDAF4A" w14:textId="01E1E2FC" w:rsidR="007C5F34" w:rsidRPr="00343D33" w:rsidRDefault="007C5F34" w:rsidP="00343D33">
      <w:pPr>
        <w:shd w:val="clear" w:color="auto" w:fill="262335"/>
        <w:spacing w:after="0" w:line="285" w:lineRule="atLeast"/>
        <w:ind w:left="1440"/>
        <w:rPr>
          <w:rFonts w:ascii="Consolas" w:eastAsia="Times New Roman" w:hAnsi="Consolas" w:cs="Times New Roman"/>
          <w:color w:val="BBBBBB"/>
          <w:sz w:val="18"/>
          <w:szCs w:val="18"/>
          <w:lang w:eastAsia="es-CL"/>
        </w:rPr>
      </w:pPr>
      <w:r w:rsidRPr="00343D33">
        <w:rPr>
          <w:rFonts w:ascii="Consolas" w:eastAsia="Times New Roman" w:hAnsi="Consolas" w:cs="Times New Roman"/>
          <w:color w:val="BBBBBB"/>
          <w:sz w:val="18"/>
          <w:szCs w:val="18"/>
          <w:lang w:eastAsia="es-CL"/>
        </w:rPr>
        <w:t>}</w:t>
      </w:r>
      <w:r w:rsidRPr="00343D33">
        <w:rPr>
          <w:rFonts w:ascii="Consolas" w:eastAsia="Times New Roman" w:hAnsi="Consolas" w:cs="Times New Roman"/>
          <w:color w:val="FEDE5D"/>
          <w:sz w:val="18"/>
          <w:szCs w:val="18"/>
          <w:lang w:eastAsia="es-CL"/>
        </w:rPr>
        <w:t xml:space="preserve"> else</w:t>
      </w:r>
      <w:r w:rsidR="002273F8" w:rsidRPr="00343D33">
        <w:rPr>
          <w:rFonts w:ascii="Consolas" w:eastAsia="Times New Roman" w:hAnsi="Consolas" w:cs="Times New Roman"/>
          <w:color w:val="FEDE5D"/>
          <w:sz w:val="18"/>
          <w:szCs w:val="18"/>
          <w:lang w:eastAsia="es-CL"/>
        </w:rPr>
        <w:t xml:space="preserve"> </w:t>
      </w:r>
      <w:r w:rsidRPr="00343D33">
        <w:rPr>
          <w:rFonts w:ascii="Consolas" w:eastAsia="Times New Roman" w:hAnsi="Consolas" w:cs="Times New Roman"/>
          <w:color w:val="BBBBBB"/>
          <w:sz w:val="18"/>
          <w:szCs w:val="18"/>
          <w:lang w:eastAsia="es-CL"/>
        </w:rPr>
        <w:t>{</w:t>
      </w:r>
    </w:p>
    <w:p w14:paraId="3ECA53C5" w14:textId="0F2FD836" w:rsidR="007C5F34" w:rsidRPr="00343D33" w:rsidRDefault="007C5F34" w:rsidP="00343D33">
      <w:pPr>
        <w:shd w:val="clear" w:color="auto" w:fill="262335"/>
        <w:spacing w:after="0" w:line="285" w:lineRule="atLeast"/>
        <w:ind w:left="1440"/>
        <w:rPr>
          <w:rFonts w:ascii="Consolas" w:eastAsia="Times New Roman" w:hAnsi="Consolas" w:cs="Times New Roman"/>
          <w:color w:val="BBBBBB"/>
          <w:sz w:val="18"/>
          <w:szCs w:val="18"/>
          <w:lang w:eastAsia="es-CL"/>
        </w:rPr>
      </w:pPr>
      <w:r w:rsidRPr="00343D33">
        <w:rPr>
          <w:rFonts w:ascii="Consolas" w:eastAsia="Times New Roman" w:hAnsi="Consolas" w:cs="Times New Roman"/>
          <w:color w:val="BBBBBB"/>
          <w:sz w:val="18"/>
          <w:szCs w:val="18"/>
          <w:lang w:eastAsia="es-CL"/>
        </w:rPr>
        <w:t xml:space="preserve">    </w:t>
      </w:r>
      <w:r w:rsidRPr="00343D33">
        <w:rPr>
          <w:rFonts w:ascii="Consolas" w:eastAsia="Times New Roman" w:hAnsi="Consolas" w:cs="Times New Roman"/>
          <w:color w:val="36F9F6"/>
          <w:sz w:val="18"/>
          <w:szCs w:val="18"/>
          <w:lang w:eastAsia="es-CL"/>
        </w:rPr>
        <w:t>alert</w:t>
      </w:r>
      <w:r w:rsidRPr="00343D33">
        <w:rPr>
          <w:rFonts w:ascii="Consolas" w:eastAsia="Times New Roman" w:hAnsi="Consolas" w:cs="Times New Roman"/>
          <w:color w:val="BBBBBB"/>
          <w:sz w:val="18"/>
          <w:szCs w:val="18"/>
          <w:lang w:eastAsia="es-CL"/>
        </w:rPr>
        <w:t>(</w:t>
      </w:r>
      <w:r w:rsidRPr="00343D33">
        <w:rPr>
          <w:rFonts w:ascii="Consolas" w:eastAsia="Times New Roman" w:hAnsi="Consolas" w:cs="Times New Roman"/>
          <w:color w:val="FF8B39"/>
          <w:sz w:val="18"/>
          <w:szCs w:val="18"/>
          <w:lang w:eastAsia="es-CL"/>
        </w:rPr>
        <w:t>`</w:t>
      </w:r>
      <w:r w:rsidRPr="00343D33">
        <w:rPr>
          <w:rFonts w:ascii="Consolas" w:eastAsia="Times New Roman" w:hAnsi="Consolas" w:cs="Times New Roman"/>
          <w:color w:val="72F1B8"/>
          <w:sz w:val="18"/>
          <w:szCs w:val="18"/>
          <w:lang w:eastAsia="es-CL"/>
        </w:rPr>
        <w:t>${</w:t>
      </w:r>
      <w:r w:rsidRPr="00343D33">
        <w:rPr>
          <w:rFonts w:ascii="Consolas" w:eastAsia="Times New Roman" w:hAnsi="Consolas" w:cs="Times New Roman"/>
          <w:color w:val="FF7EDB"/>
          <w:sz w:val="18"/>
          <w:szCs w:val="18"/>
          <w:lang w:eastAsia="es-CL"/>
        </w:rPr>
        <w:t>numero1</w:t>
      </w:r>
      <w:r w:rsidRPr="00343D33">
        <w:rPr>
          <w:rFonts w:ascii="Consolas" w:eastAsia="Times New Roman" w:hAnsi="Consolas" w:cs="Times New Roman"/>
          <w:color w:val="72F1B8"/>
          <w:sz w:val="18"/>
          <w:szCs w:val="18"/>
          <w:lang w:eastAsia="es-CL"/>
        </w:rPr>
        <w:t>}</w:t>
      </w:r>
      <w:r w:rsidRPr="00343D33">
        <w:rPr>
          <w:rFonts w:ascii="Consolas" w:eastAsia="Times New Roman" w:hAnsi="Consolas" w:cs="Times New Roman"/>
          <w:color w:val="FF8B39"/>
          <w:sz w:val="18"/>
          <w:szCs w:val="18"/>
          <w:lang w:eastAsia="es-CL"/>
        </w:rPr>
        <w:t xml:space="preserve"> es menor que </w:t>
      </w:r>
      <w:r w:rsidRPr="00343D33">
        <w:rPr>
          <w:rFonts w:ascii="Consolas" w:eastAsia="Times New Roman" w:hAnsi="Consolas" w:cs="Times New Roman"/>
          <w:color w:val="72F1B8"/>
          <w:sz w:val="18"/>
          <w:szCs w:val="18"/>
          <w:lang w:eastAsia="es-CL"/>
        </w:rPr>
        <w:t>${</w:t>
      </w:r>
      <w:r w:rsidRPr="00343D33">
        <w:rPr>
          <w:rFonts w:ascii="Consolas" w:eastAsia="Times New Roman" w:hAnsi="Consolas" w:cs="Times New Roman"/>
          <w:color w:val="FF7EDB"/>
          <w:sz w:val="18"/>
          <w:szCs w:val="18"/>
          <w:lang w:eastAsia="es-CL"/>
        </w:rPr>
        <w:t>Numero</w:t>
      </w:r>
      <w:proofErr w:type="gramStart"/>
      <w:r w:rsidRPr="00343D33">
        <w:rPr>
          <w:rFonts w:ascii="Consolas" w:eastAsia="Times New Roman" w:hAnsi="Consolas" w:cs="Times New Roman"/>
          <w:color w:val="FF7EDB"/>
          <w:sz w:val="18"/>
          <w:szCs w:val="18"/>
          <w:lang w:eastAsia="es-CL"/>
        </w:rPr>
        <w:t>2</w:t>
      </w:r>
      <w:r w:rsidRPr="00343D33">
        <w:rPr>
          <w:rFonts w:ascii="Consolas" w:eastAsia="Times New Roman" w:hAnsi="Consolas" w:cs="Times New Roman"/>
          <w:color w:val="72F1B8"/>
          <w:sz w:val="18"/>
          <w:szCs w:val="18"/>
          <w:lang w:eastAsia="es-CL"/>
        </w:rPr>
        <w:t>}</w:t>
      </w:r>
      <w:r w:rsidRPr="00343D33">
        <w:rPr>
          <w:rFonts w:ascii="Consolas" w:eastAsia="Times New Roman" w:hAnsi="Consolas" w:cs="Times New Roman"/>
          <w:color w:val="FF8B39"/>
          <w:sz w:val="18"/>
          <w:szCs w:val="18"/>
          <w:lang w:eastAsia="es-CL"/>
        </w:rPr>
        <w:t>`</w:t>
      </w:r>
      <w:proofErr w:type="gramEnd"/>
      <w:r w:rsidRPr="00343D33">
        <w:rPr>
          <w:rFonts w:ascii="Consolas" w:eastAsia="Times New Roman" w:hAnsi="Consolas" w:cs="Times New Roman"/>
          <w:color w:val="BBBBBB"/>
          <w:sz w:val="18"/>
          <w:szCs w:val="18"/>
          <w:lang w:eastAsia="es-CL"/>
        </w:rPr>
        <w:t>);</w:t>
      </w:r>
    </w:p>
    <w:p w14:paraId="0FE79114" w14:textId="4DBCC417" w:rsidR="0080388B" w:rsidRPr="00F35DF8" w:rsidRDefault="007C5F34" w:rsidP="00F35DF8">
      <w:pPr>
        <w:shd w:val="clear" w:color="auto" w:fill="262335"/>
        <w:spacing w:after="0" w:line="285" w:lineRule="atLeast"/>
        <w:ind w:left="1440"/>
        <w:rPr>
          <w:rFonts w:ascii="Consolas" w:eastAsia="Times New Roman" w:hAnsi="Consolas" w:cs="Times New Roman"/>
          <w:color w:val="BBBBBB"/>
          <w:sz w:val="18"/>
          <w:szCs w:val="18"/>
          <w:lang w:eastAsia="es-CL"/>
        </w:rPr>
      </w:pPr>
      <w:r w:rsidRPr="00343D33">
        <w:rPr>
          <w:rFonts w:ascii="Consolas" w:eastAsia="Times New Roman" w:hAnsi="Consolas" w:cs="Times New Roman"/>
          <w:color w:val="BBBBBB"/>
          <w:sz w:val="18"/>
          <w:szCs w:val="18"/>
          <w:lang w:eastAsia="es-CL"/>
        </w:rPr>
        <w:t>}</w:t>
      </w:r>
    </w:p>
    <w:p w14:paraId="65047AC1" w14:textId="77E63818" w:rsidR="0080388B" w:rsidRDefault="0080388B" w:rsidP="002D173C">
      <w:pPr>
        <w:pStyle w:val="Prrafodelista"/>
        <w:rPr>
          <w:b/>
          <w:bCs/>
        </w:rPr>
      </w:pPr>
    </w:p>
    <w:p w14:paraId="5602E5D5" w14:textId="4837F29F" w:rsidR="0080388B" w:rsidRDefault="0080388B" w:rsidP="002D173C">
      <w:pPr>
        <w:pStyle w:val="Prrafodelista"/>
        <w:rPr>
          <w:b/>
          <w:bCs/>
        </w:rPr>
      </w:pPr>
    </w:p>
    <w:p w14:paraId="25639A3A" w14:textId="77777777" w:rsidR="0080388B" w:rsidRDefault="0080388B" w:rsidP="002D173C">
      <w:pPr>
        <w:pStyle w:val="Prrafodelista"/>
        <w:rPr>
          <w:b/>
          <w:bCs/>
        </w:rPr>
      </w:pPr>
    </w:p>
    <w:p w14:paraId="412AFD72" w14:textId="632842BA" w:rsidR="00EF0593" w:rsidRDefault="002D173C" w:rsidP="00440B27">
      <w:pPr>
        <w:pStyle w:val="Prrafodelista"/>
        <w:numPr>
          <w:ilvl w:val="0"/>
          <w:numId w:val="14"/>
        </w:numPr>
      </w:pPr>
      <w:r w:rsidRPr="00440B27">
        <w:rPr>
          <w:b/>
          <w:bCs/>
        </w:rPr>
        <w:t xml:space="preserve">Switch: </w:t>
      </w:r>
      <w:r w:rsidR="00440B27" w:rsidRPr="00440B27">
        <w:t>Permite ejecutas un bloque de código basándose en casos.</w:t>
      </w:r>
      <w:r w:rsidR="00440B27">
        <w:br/>
      </w:r>
      <w:r w:rsidR="00440B27" w:rsidRPr="00440B27">
        <w:t>La sintaxis de switch consiste en una expresión a evaluar y en base a los resultados esperados,</w:t>
      </w:r>
      <w:r w:rsidR="00440B27">
        <w:t xml:space="preserve"> </w:t>
      </w:r>
      <w:r w:rsidR="00440B27" w:rsidRPr="00440B27">
        <w:t xml:space="preserve">se desarrollan los casos a ejecutar, adicional se coloca break para evitar que se ejecuten los </w:t>
      </w:r>
      <w:r w:rsidR="00440B27">
        <w:t xml:space="preserve">demás </w:t>
      </w:r>
      <w:r w:rsidR="00440B27" w:rsidRPr="00440B27">
        <w:t>casos y default para una respuesta por defecto en caso de que ningún caso se cumpla.</w:t>
      </w:r>
    </w:p>
    <w:p w14:paraId="1A94C312" w14:textId="261E43E5" w:rsidR="00351D44" w:rsidRDefault="00351D44" w:rsidP="00351D44">
      <w:pPr>
        <w:ind w:left="360"/>
      </w:pPr>
      <w:r>
        <w:t>Ejemplo:</w:t>
      </w:r>
    </w:p>
    <w:p w14:paraId="5C38399A" w14:textId="60F3B33D" w:rsidR="00351D44" w:rsidRDefault="00351D44" w:rsidP="00440B27">
      <w:pPr>
        <w:shd w:val="clear" w:color="auto" w:fill="262335"/>
        <w:spacing w:after="0" w:line="285" w:lineRule="atLeast"/>
        <w:ind w:left="720"/>
        <w:rPr>
          <w:rFonts w:ascii="Consolas" w:eastAsia="Times New Roman" w:hAnsi="Consolas" w:cs="Times New Roman"/>
          <w:color w:val="FEDE5D"/>
          <w:sz w:val="21"/>
          <w:szCs w:val="21"/>
          <w:lang w:eastAsia="es-CL"/>
        </w:rPr>
      </w:pPr>
      <w:r>
        <w:rPr>
          <w:rFonts w:ascii="Consolas" w:eastAsia="Times New Roman" w:hAnsi="Consolas" w:cs="Times New Roman"/>
          <w:color w:val="FEDE5D"/>
          <w:sz w:val="21"/>
          <w:szCs w:val="21"/>
          <w:lang w:eastAsia="es-CL"/>
        </w:rPr>
        <w:t xml:space="preserve">let </w:t>
      </w:r>
      <w:r>
        <w:rPr>
          <w:rFonts w:ascii="Consolas" w:eastAsia="Times New Roman" w:hAnsi="Consolas" w:cs="Times New Roman"/>
          <w:color w:val="FF7EDB"/>
          <w:sz w:val="21"/>
          <w:szCs w:val="21"/>
          <w:lang w:eastAsia="es-CL"/>
        </w:rPr>
        <w:t>p</w:t>
      </w:r>
      <w:r w:rsidRPr="00440B27">
        <w:rPr>
          <w:rFonts w:ascii="Consolas" w:eastAsia="Times New Roman" w:hAnsi="Consolas" w:cs="Times New Roman"/>
          <w:color w:val="FF7EDB"/>
          <w:sz w:val="21"/>
          <w:szCs w:val="21"/>
          <w:lang w:eastAsia="es-CL"/>
        </w:rPr>
        <w:t>roducto</w:t>
      </w:r>
      <w:r>
        <w:rPr>
          <w:rFonts w:ascii="Consolas" w:eastAsia="Times New Roman" w:hAnsi="Consolas" w:cs="Times New Roman"/>
          <w:color w:val="FF7EDB"/>
          <w:sz w:val="21"/>
          <w:szCs w:val="21"/>
          <w:lang w:eastAsia="es-CL"/>
        </w:rPr>
        <w:t xml:space="preserve"> </w:t>
      </w:r>
      <w:r>
        <w:rPr>
          <w:rFonts w:ascii="Consolas" w:eastAsia="Times New Roman" w:hAnsi="Consolas" w:cs="Times New Roman"/>
          <w:color w:val="BBBBBB"/>
          <w:sz w:val="21"/>
          <w:szCs w:val="21"/>
          <w:lang w:eastAsia="es-CL"/>
        </w:rPr>
        <w:t xml:space="preserve">= </w:t>
      </w:r>
      <w:r w:rsidRPr="00440B27">
        <w:rPr>
          <w:rFonts w:ascii="Consolas" w:eastAsia="Times New Roman" w:hAnsi="Consolas" w:cs="Times New Roman"/>
          <w:color w:val="FF8B39"/>
          <w:sz w:val="21"/>
          <w:szCs w:val="21"/>
          <w:lang w:eastAsia="es-CL"/>
        </w:rPr>
        <w:t>"</w:t>
      </w:r>
      <w:r>
        <w:rPr>
          <w:rFonts w:ascii="Consolas" w:eastAsia="Times New Roman" w:hAnsi="Consolas" w:cs="Times New Roman"/>
          <w:color w:val="FF8B39"/>
          <w:sz w:val="21"/>
          <w:szCs w:val="21"/>
          <w:lang w:eastAsia="es-CL"/>
        </w:rPr>
        <w:t>carne</w:t>
      </w:r>
      <w:r w:rsidRPr="00440B27">
        <w:rPr>
          <w:rFonts w:ascii="Consolas" w:eastAsia="Times New Roman" w:hAnsi="Consolas" w:cs="Times New Roman"/>
          <w:color w:val="FF8B39"/>
          <w:sz w:val="21"/>
          <w:szCs w:val="21"/>
          <w:lang w:eastAsia="es-CL"/>
        </w:rPr>
        <w:t>"</w:t>
      </w:r>
      <w:r>
        <w:rPr>
          <w:rFonts w:ascii="Consolas" w:eastAsia="Times New Roman" w:hAnsi="Consolas" w:cs="Times New Roman"/>
          <w:color w:val="BBBBBB"/>
          <w:sz w:val="21"/>
          <w:szCs w:val="21"/>
          <w:lang w:eastAsia="es-CL"/>
        </w:rPr>
        <w:t>;</w:t>
      </w:r>
    </w:p>
    <w:p w14:paraId="154A0B70" w14:textId="3A11E984" w:rsidR="00440B27" w:rsidRPr="00440B27" w:rsidRDefault="00440B27" w:rsidP="00440B27">
      <w:pPr>
        <w:shd w:val="clear" w:color="auto" w:fill="262335"/>
        <w:spacing w:after="0" w:line="285" w:lineRule="atLeast"/>
        <w:ind w:left="720"/>
        <w:rPr>
          <w:rFonts w:ascii="Consolas" w:eastAsia="Times New Roman" w:hAnsi="Consolas" w:cs="Times New Roman"/>
          <w:color w:val="BBBBBB"/>
          <w:sz w:val="21"/>
          <w:szCs w:val="21"/>
          <w:lang w:eastAsia="es-CL"/>
        </w:rPr>
      </w:pPr>
      <w:r w:rsidRPr="00440B27">
        <w:rPr>
          <w:rFonts w:ascii="Consolas" w:eastAsia="Times New Roman" w:hAnsi="Consolas" w:cs="Times New Roman"/>
          <w:color w:val="FEDE5D"/>
          <w:sz w:val="21"/>
          <w:szCs w:val="21"/>
          <w:lang w:eastAsia="es-CL"/>
        </w:rPr>
        <w:t>switch</w:t>
      </w:r>
      <w:r w:rsidRPr="00440B27">
        <w:rPr>
          <w:rFonts w:ascii="Consolas" w:eastAsia="Times New Roman" w:hAnsi="Consolas" w:cs="Times New Roman"/>
          <w:color w:val="BBBBBB"/>
          <w:sz w:val="21"/>
          <w:szCs w:val="21"/>
          <w:lang w:eastAsia="es-CL"/>
        </w:rPr>
        <w:t>(</w:t>
      </w:r>
      <w:r w:rsidRPr="00440B27">
        <w:rPr>
          <w:rFonts w:ascii="Consolas" w:eastAsia="Times New Roman" w:hAnsi="Consolas" w:cs="Times New Roman"/>
          <w:color w:val="FF7EDB"/>
          <w:sz w:val="21"/>
          <w:szCs w:val="21"/>
          <w:lang w:eastAsia="es-CL"/>
        </w:rPr>
        <w:t>producto</w:t>
      </w:r>
      <w:proofErr w:type="gramStart"/>
      <w:r w:rsidRPr="00440B27">
        <w:rPr>
          <w:rFonts w:ascii="Consolas" w:eastAsia="Times New Roman" w:hAnsi="Consolas" w:cs="Times New Roman"/>
          <w:color w:val="BBBBBB"/>
          <w:sz w:val="21"/>
          <w:szCs w:val="21"/>
          <w:lang w:eastAsia="es-CL"/>
        </w:rPr>
        <w:t>)</w:t>
      </w:r>
      <w:r w:rsidRPr="00440B27">
        <w:rPr>
          <w:rFonts w:ascii="Consolas" w:eastAsia="Times New Roman" w:hAnsi="Consolas" w:cs="Times New Roman"/>
          <w:color w:val="72F1B8"/>
          <w:sz w:val="21"/>
          <w:szCs w:val="21"/>
          <w:lang w:eastAsia="es-CL"/>
        </w:rPr>
        <w:t>{</w:t>
      </w:r>
      <w:proofErr w:type="gramEnd"/>
    </w:p>
    <w:p w14:paraId="54A585E1" w14:textId="03E72016" w:rsidR="00440B27" w:rsidRPr="00440B27" w:rsidRDefault="00440B27" w:rsidP="00440B27">
      <w:pPr>
        <w:shd w:val="clear" w:color="auto" w:fill="262335"/>
        <w:spacing w:after="0" w:line="285" w:lineRule="atLeast"/>
        <w:ind w:left="720"/>
        <w:rPr>
          <w:rFonts w:ascii="Consolas" w:eastAsia="Times New Roman" w:hAnsi="Consolas" w:cs="Times New Roman"/>
          <w:color w:val="BBBBBB"/>
          <w:sz w:val="21"/>
          <w:szCs w:val="21"/>
          <w:lang w:eastAsia="es-CL"/>
        </w:rPr>
      </w:pPr>
      <w:r>
        <w:rPr>
          <w:rFonts w:ascii="Consolas" w:eastAsia="Times New Roman" w:hAnsi="Consolas" w:cs="Times New Roman"/>
          <w:color w:val="72F1B8"/>
          <w:sz w:val="21"/>
          <w:szCs w:val="21"/>
          <w:lang w:eastAsia="es-CL"/>
        </w:rPr>
        <w:t xml:space="preserve">    </w:t>
      </w:r>
      <w:r w:rsidRPr="00440B27">
        <w:rPr>
          <w:rFonts w:ascii="Consolas" w:eastAsia="Times New Roman" w:hAnsi="Consolas" w:cs="Times New Roman"/>
          <w:color w:val="FEDE5D"/>
          <w:sz w:val="21"/>
          <w:szCs w:val="21"/>
          <w:lang w:eastAsia="es-CL"/>
        </w:rPr>
        <w:t>case</w:t>
      </w:r>
      <w:r w:rsidRPr="00440B27">
        <w:rPr>
          <w:rFonts w:ascii="Consolas" w:eastAsia="Times New Roman" w:hAnsi="Consolas" w:cs="Times New Roman"/>
          <w:color w:val="72F1B8"/>
          <w:sz w:val="21"/>
          <w:szCs w:val="21"/>
          <w:lang w:eastAsia="es-CL"/>
        </w:rPr>
        <w:t xml:space="preserve"> </w:t>
      </w:r>
      <w:r w:rsidRPr="00440B27">
        <w:rPr>
          <w:rFonts w:ascii="Consolas" w:eastAsia="Times New Roman" w:hAnsi="Consolas" w:cs="Times New Roman"/>
          <w:color w:val="FF8B39"/>
          <w:sz w:val="21"/>
          <w:szCs w:val="21"/>
          <w:lang w:eastAsia="es-CL"/>
        </w:rPr>
        <w:t>"</w:t>
      </w:r>
      <w:r>
        <w:rPr>
          <w:rFonts w:ascii="Consolas" w:eastAsia="Times New Roman" w:hAnsi="Consolas" w:cs="Times New Roman"/>
          <w:color w:val="FF8B39"/>
          <w:sz w:val="21"/>
          <w:szCs w:val="21"/>
          <w:lang w:eastAsia="es-CL"/>
        </w:rPr>
        <w:t>carne</w:t>
      </w:r>
      <w:r w:rsidRPr="00440B27">
        <w:rPr>
          <w:rFonts w:ascii="Consolas" w:eastAsia="Times New Roman" w:hAnsi="Consolas" w:cs="Times New Roman"/>
          <w:color w:val="FF8B39"/>
          <w:sz w:val="21"/>
          <w:szCs w:val="21"/>
          <w:lang w:eastAsia="es-CL"/>
        </w:rPr>
        <w:t>"</w:t>
      </w:r>
      <w:r w:rsidRPr="00440B27">
        <w:rPr>
          <w:rFonts w:ascii="Consolas" w:eastAsia="Times New Roman" w:hAnsi="Consolas" w:cs="Times New Roman"/>
          <w:color w:val="72F1B8"/>
          <w:sz w:val="21"/>
          <w:szCs w:val="21"/>
          <w:lang w:eastAsia="es-CL"/>
        </w:rPr>
        <w:t>:</w:t>
      </w:r>
    </w:p>
    <w:p w14:paraId="6D0DD96F" w14:textId="14766383" w:rsidR="00440B27" w:rsidRPr="00440B27" w:rsidRDefault="00440B27" w:rsidP="00440B27">
      <w:pPr>
        <w:shd w:val="clear" w:color="auto" w:fill="262335"/>
        <w:spacing w:after="0" w:line="285" w:lineRule="atLeast"/>
        <w:ind w:left="720"/>
        <w:rPr>
          <w:rFonts w:ascii="Consolas" w:eastAsia="Times New Roman" w:hAnsi="Consolas" w:cs="Times New Roman"/>
          <w:color w:val="BBBBBB"/>
          <w:sz w:val="21"/>
          <w:szCs w:val="21"/>
          <w:lang w:eastAsia="es-CL"/>
        </w:rPr>
      </w:pPr>
      <w:r w:rsidRPr="00440B27">
        <w:rPr>
          <w:rFonts w:ascii="Consolas" w:eastAsia="Times New Roman" w:hAnsi="Consolas" w:cs="Times New Roman"/>
          <w:color w:val="72F1B8"/>
          <w:sz w:val="21"/>
          <w:szCs w:val="21"/>
          <w:lang w:eastAsia="es-CL"/>
        </w:rPr>
        <w:t xml:space="preserve">        </w:t>
      </w:r>
      <w:proofErr w:type="gramStart"/>
      <w:r w:rsidRPr="00440B27">
        <w:rPr>
          <w:rFonts w:ascii="Consolas" w:eastAsia="Times New Roman" w:hAnsi="Consolas" w:cs="Times New Roman"/>
          <w:color w:val="36F9F6"/>
          <w:sz w:val="21"/>
          <w:szCs w:val="21"/>
          <w:lang w:eastAsia="es-CL"/>
        </w:rPr>
        <w:t>alert</w:t>
      </w:r>
      <w:r w:rsidRPr="00440B27">
        <w:rPr>
          <w:rFonts w:ascii="Consolas" w:eastAsia="Times New Roman" w:hAnsi="Consolas" w:cs="Times New Roman"/>
          <w:color w:val="72F1B8"/>
          <w:sz w:val="21"/>
          <w:szCs w:val="21"/>
          <w:lang w:eastAsia="es-CL"/>
        </w:rPr>
        <w:t>(</w:t>
      </w:r>
      <w:proofErr w:type="gramEnd"/>
      <w:r w:rsidRPr="00440B27">
        <w:rPr>
          <w:rFonts w:ascii="Consolas" w:eastAsia="Times New Roman" w:hAnsi="Consolas" w:cs="Times New Roman"/>
          <w:color w:val="FF8B39"/>
          <w:sz w:val="21"/>
          <w:szCs w:val="21"/>
          <w:lang w:eastAsia="es-CL"/>
        </w:rPr>
        <w:t>"</w:t>
      </w:r>
      <w:r w:rsidR="00351D44">
        <w:rPr>
          <w:rFonts w:ascii="Consolas" w:eastAsia="Times New Roman" w:hAnsi="Consolas" w:cs="Times New Roman"/>
          <w:color w:val="FF8B39"/>
          <w:sz w:val="21"/>
          <w:szCs w:val="21"/>
          <w:lang w:eastAsia="es-CL"/>
        </w:rPr>
        <w:t>¡</w:t>
      </w:r>
      <w:r w:rsidRPr="00440B27">
        <w:rPr>
          <w:rFonts w:ascii="Consolas" w:eastAsia="Times New Roman" w:hAnsi="Consolas" w:cs="Times New Roman"/>
          <w:color w:val="FF8B39"/>
          <w:sz w:val="21"/>
          <w:szCs w:val="21"/>
          <w:lang w:eastAsia="es-CL"/>
        </w:rPr>
        <w:t>Compraste Carne!"</w:t>
      </w:r>
      <w:r w:rsidRPr="00440B27">
        <w:rPr>
          <w:rFonts w:ascii="Consolas" w:eastAsia="Times New Roman" w:hAnsi="Consolas" w:cs="Times New Roman"/>
          <w:color w:val="72F1B8"/>
          <w:sz w:val="21"/>
          <w:szCs w:val="21"/>
          <w:lang w:eastAsia="es-CL"/>
        </w:rPr>
        <w:t>);</w:t>
      </w:r>
    </w:p>
    <w:p w14:paraId="475B6937" w14:textId="77777777" w:rsidR="00440B27" w:rsidRPr="00440B27" w:rsidRDefault="00440B27" w:rsidP="00440B27">
      <w:pPr>
        <w:shd w:val="clear" w:color="auto" w:fill="262335"/>
        <w:spacing w:after="0" w:line="285" w:lineRule="atLeast"/>
        <w:ind w:left="720"/>
        <w:rPr>
          <w:rFonts w:ascii="Consolas" w:eastAsia="Times New Roman" w:hAnsi="Consolas" w:cs="Times New Roman"/>
          <w:color w:val="BBBBBB"/>
          <w:sz w:val="21"/>
          <w:szCs w:val="21"/>
          <w:lang w:eastAsia="es-CL"/>
        </w:rPr>
      </w:pPr>
      <w:r w:rsidRPr="00440B27">
        <w:rPr>
          <w:rFonts w:ascii="Consolas" w:eastAsia="Times New Roman" w:hAnsi="Consolas" w:cs="Times New Roman"/>
          <w:color w:val="72F1B8"/>
          <w:sz w:val="21"/>
          <w:szCs w:val="21"/>
          <w:lang w:eastAsia="es-CL"/>
        </w:rPr>
        <w:t xml:space="preserve">        </w:t>
      </w:r>
      <w:r w:rsidRPr="00440B27">
        <w:rPr>
          <w:rFonts w:ascii="Consolas" w:eastAsia="Times New Roman" w:hAnsi="Consolas" w:cs="Times New Roman"/>
          <w:color w:val="FEDE5D"/>
          <w:sz w:val="21"/>
          <w:szCs w:val="21"/>
          <w:lang w:eastAsia="es-CL"/>
        </w:rPr>
        <w:t>break</w:t>
      </w:r>
      <w:r w:rsidRPr="00440B27">
        <w:rPr>
          <w:rFonts w:ascii="Consolas" w:eastAsia="Times New Roman" w:hAnsi="Consolas" w:cs="Times New Roman"/>
          <w:color w:val="72F1B8"/>
          <w:sz w:val="21"/>
          <w:szCs w:val="21"/>
          <w:lang w:eastAsia="es-CL"/>
        </w:rPr>
        <w:t>;</w:t>
      </w:r>
    </w:p>
    <w:p w14:paraId="18E0406B" w14:textId="20B1D4E8" w:rsidR="00440B27" w:rsidRPr="00440B27" w:rsidRDefault="00440B27" w:rsidP="00440B27">
      <w:pPr>
        <w:shd w:val="clear" w:color="auto" w:fill="262335"/>
        <w:spacing w:after="0" w:line="285" w:lineRule="atLeast"/>
        <w:ind w:left="720"/>
        <w:rPr>
          <w:rFonts w:ascii="Consolas" w:eastAsia="Times New Roman" w:hAnsi="Consolas" w:cs="Times New Roman"/>
          <w:color w:val="BBBBBB"/>
          <w:sz w:val="21"/>
          <w:szCs w:val="21"/>
          <w:lang w:eastAsia="es-CL"/>
        </w:rPr>
      </w:pPr>
      <w:r w:rsidRPr="00440B27">
        <w:rPr>
          <w:rFonts w:ascii="Consolas" w:eastAsia="Times New Roman" w:hAnsi="Consolas" w:cs="Times New Roman"/>
          <w:color w:val="72F1B8"/>
          <w:sz w:val="21"/>
          <w:szCs w:val="21"/>
          <w:lang w:eastAsia="es-CL"/>
        </w:rPr>
        <w:t xml:space="preserve">    </w:t>
      </w:r>
      <w:r w:rsidRPr="00440B27">
        <w:rPr>
          <w:rFonts w:ascii="Consolas" w:eastAsia="Times New Roman" w:hAnsi="Consolas" w:cs="Times New Roman"/>
          <w:color w:val="FEDE5D"/>
          <w:sz w:val="21"/>
          <w:szCs w:val="21"/>
          <w:lang w:eastAsia="es-CL"/>
        </w:rPr>
        <w:t>case</w:t>
      </w:r>
      <w:r>
        <w:rPr>
          <w:rFonts w:ascii="Consolas" w:eastAsia="Times New Roman" w:hAnsi="Consolas" w:cs="Times New Roman"/>
          <w:color w:val="36F9F6"/>
          <w:sz w:val="21"/>
          <w:szCs w:val="21"/>
          <w:lang w:eastAsia="es-CL"/>
        </w:rPr>
        <w:t xml:space="preserve"> </w:t>
      </w:r>
      <w:r w:rsidRPr="00440B27">
        <w:rPr>
          <w:rFonts w:ascii="Consolas" w:eastAsia="Times New Roman" w:hAnsi="Consolas" w:cs="Times New Roman"/>
          <w:color w:val="FF8B39"/>
          <w:sz w:val="21"/>
          <w:szCs w:val="21"/>
          <w:lang w:eastAsia="es-CL"/>
        </w:rPr>
        <w:t>"</w:t>
      </w:r>
      <w:r>
        <w:rPr>
          <w:rFonts w:ascii="Consolas" w:eastAsia="Times New Roman" w:hAnsi="Consolas" w:cs="Times New Roman"/>
          <w:color w:val="FF8B39"/>
          <w:sz w:val="21"/>
          <w:szCs w:val="21"/>
          <w:lang w:eastAsia="es-CL"/>
        </w:rPr>
        <w:t>verduras</w:t>
      </w:r>
      <w:r w:rsidRPr="00440B27">
        <w:rPr>
          <w:rFonts w:ascii="Consolas" w:eastAsia="Times New Roman" w:hAnsi="Consolas" w:cs="Times New Roman"/>
          <w:color w:val="FF8B39"/>
          <w:sz w:val="21"/>
          <w:szCs w:val="21"/>
          <w:lang w:eastAsia="es-CL"/>
        </w:rPr>
        <w:t>"</w:t>
      </w:r>
      <w:r w:rsidRPr="00440B27">
        <w:rPr>
          <w:rFonts w:ascii="Consolas" w:eastAsia="Times New Roman" w:hAnsi="Consolas" w:cs="Times New Roman"/>
          <w:color w:val="72F1B8"/>
          <w:sz w:val="21"/>
          <w:szCs w:val="21"/>
          <w:lang w:eastAsia="es-CL"/>
        </w:rPr>
        <w:t>:</w:t>
      </w:r>
    </w:p>
    <w:p w14:paraId="6E140FC0" w14:textId="1CD46671" w:rsidR="00440B27" w:rsidRPr="00440B27" w:rsidRDefault="00440B27" w:rsidP="00440B27">
      <w:pPr>
        <w:shd w:val="clear" w:color="auto" w:fill="262335"/>
        <w:spacing w:after="0" w:line="285" w:lineRule="atLeast"/>
        <w:ind w:left="720"/>
        <w:rPr>
          <w:rFonts w:ascii="Consolas" w:eastAsia="Times New Roman" w:hAnsi="Consolas" w:cs="Times New Roman"/>
          <w:color w:val="BBBBBB"/>
          <w:sz w:val="21"/>
          <w:szCs w:val="21"/>
          <w:lang w:eastAsia="es-CL"/>
        </w:rPr>
      </w:pPr>
      <w:r w:rsidRPr="00440B27">
        <w:rPr>
          <w:rFonts w:ascii="Consolas" w:eastAsia="Times New Roman" w:hAnsi="Consolas" w:cs="Times New Roman"/>
          <w:color w:val="72F1B8"/>
          <w:sz w:val="21"/>
          <w:szCs w:val="21"/>
          <w:lang w:eastAsia="es-CL"/>
        </w:rPr>
        <w:t xml:space="preserve">        </w:t>
      </w:r>
      <w:proofErr w:type="gramStart"/>
      <w:r w:rsidRPr="00440B27">
        <w:rPr>
          <w:rFonts w:ascii="Consolas" w:eastAsia="Times New Roman" w:hAnsi="Consolas" w:cs="Times New Roman"/>
          <w:color w:val="36F9F6"/>
          <w:sz w:val="21"/>
          <w:szCs w:val="21"/>
          <w:lang w:eastAsia="es-CL"/>
        </w:rPr>
        <w:t>alert</w:t>
      </w:r>
      <w:r w:rsidRPr="00440B27">
        <w:rPr>
          <w:rFonts w:ascii="Consolas" w:eastAsia="Times New Roman" w:hAnsi="Consolas" w:cs="Times New Roman"/>
          <w:color w:val="72F1B8"/>
          <w:sz w:val="21"/>
          <w:szCs w:val="21"/>
          <w:lang w:eastAsia="es-CL"/>
        </w:rPr>
        <w:t>(</w:t>
      </w:r>
      <w:proofErr w:type="gramEnd"/>
      <w:r w:rsidRPr="00440B27">
        <w:rPr>
          <w:rFonts w:ascii="Consolas" w:eastAsia="Times New Roman" w:hAnsi="Consolas" w:cs="Times New Roman"/>
          <w:color w:val="FF8B39"/>
          <w:sz w:val="21"/>
          <w:szCs w:val="21"/>
          <w:lang w:eastAsia="es-CL"/>
        </w:rPr>
        <w:t>"</w:t>
      </w:r>
      <w:r w:rsidR="00351D44">
        <w:rPr>
          <w:rFonts w:ascii="Consolas" w:eastAsia="Times New Roman" w:hAnsi="Consolas" w:cs="Times New Roman"/>
          <w:color w:val="FF8B39"/>
          <w:sz w:val="21"/>
          <w:szCs w:val="21"/>
          <w:lang w:eastAsia="es-CL"/>
        </w:rPr>
        <w:t>¡</w:t>
      </w:r>
      <w:r w:rsidRPr="00440B27">
        <w:rPr>
          <w:rFonts w:ascii="Consolas" w:eastAsia="Times New Roman" w:hAnsi="Consolas" w:cs="Times New Roman"/>
          <w:color w:val="FF8B39"/>
          <w:sz w:val="21"/>
          <w:szCs w:val="21"/>
          <w:lang w:eastAsia="es-CL"/>
        </w:rPr>
        <w:t>Compraste Verduras!"</w:t>
      </w:r>
      <w:r w:rsidRPr="00440B27">
        <w:rPr>
          <w:rFonts w:ascii="Consolas" w:eastAsia="Times New Roman" w:hAnsi="Consolas" w:cs="Times New Roman"/>
          <w:color w:val="72F1B8"/>
          <w:sz w:val="21"/>
          <w:szCs w:val="21"/>
          <w:lang w:eastAsia="es-CL"/>
        </w:rPr>
        <w:t>);</w:t>
      </w:r>
    </w:p>
    <w:p w14:paraId="0AC69B34" w14:textId="77777777" w:rsidR="00440B27" w:rsidRDefault="00440B27" w:rsidP="00440B27">
      <w:pPr>
        <w:shd w:val="clear" w:color="auto" w:fill="262335"/>
        <w:spacing w:after="0" w:line="285" w:lineRule="atLeast"/>
        <w:ind w:left="720"/>
        <w:rPr>
          <w:rFonts w:ascii="Consolas" w:eastAsia="Times New Roman" w:hAnsi="Consolas" w:cs="Times New Roman"/>
          <w:color w:val="72F1B8"/>
          <w:sz w:val="21"/>
          <w:szCs w:val="21"/>
          <w:lang w:eastAsia="es-CL"/>
        </w:rPr>
      </w:pPr>
      <w:r w:rsidRPr="00440B27">
        <w:rPr>
          <w:rFonts w:ascii="Consolas" w:eastAsia="Times New Roman" w:hAnsi="Consolas" w:cs="Times New Roman"/>
          <w:color w:val="72F1B8"/>
          <w:sz w:val="21"/>
          <w:szCs w:val="21"/>
          <w:lang w:eastAsia="es-CL"/>
        </w:rPr>
        <w:t xml:space="preserve">        </w:t>
      </w:r>
      <w:r w:rsidRPr="00440B27">
        <w:rPr>
          <w:rFonts w:ascii="Consolas" w:eastAsia="Times New Roman" w:hAnsi="Consolas" w:cs="Times New Roman"/>
          <w:color w:val="FEDE5D"/>
          <w:sz w:val="21"/>
          <w:szCs w:val="21"/>
          <w:lang w:eastAsia="es-CL"/>
        </w:rPr>
        <w:t>break</w:t>
      </w:r>
      <w:r>
        <w:rPr>
          <w:rFonts w:ascii="Consolas" w:eastAsia="Times New Roman" w:hAnsi="Consolas" w:cs="Times New Roman"/>
          <w:color w:val="72F1B8"/>
          <w:sz w:val="21"/>
          <w:szCs w:val="21"/>
          <w:lang w:eastAsia="es-CL"/>
        </w:rPr>
        <w:t>;</w:t>
      </w:r>
    </w:p>
    <w:p w14:paraId="59B65A82" w14:textId="57005EE1" w:rsidR="00440B27" w:rsidRPr="00440B27" w:rsidRDefault="00440B27" w:rsidP="00440B27">
      <w:pPr>
        <w:shd w:val="clear" w:color="auto" w:fill="262335"/>
        <w:spacing w:after="0" w:line="285" w:lineRule="atLeast"/>
        <w:ind w:left="720"/>
        <w:rPr>
          <w:rFonts w:ascii="Consolas" w:eastAsia="Times New Roman" w:hAnsi="Consolas" w:cs="Times New Roman"/>
          <w:color w:val="72F1B8"/>
          <w:sz w:val="21"/>
          <w:szCs w:val="21"/>
          <w:lang w:eastAsia="es-CL"/>
        </w:rPr>
      </w:pPr>
      <w:r>
        <w:rPr>
          <w:rFonts w:ascii="Consolas" w:eastAsia="Times New Roman" w:hAnsi="Consolas" w:cs="Times New Roman"/>
          <w:color w:val="FEDE5D"/>
          <w:sz w:val="21"/>
          <w:szCs w:val="21"/>
          <w:lang w:eastAsia="es-CL"/>
        </w:rPr>
        <w:t xml:space="preserve">    default</w:t>
      </w:r>
      <w:r>
        <w:rPr>
          <w:rFonts w:ascii="Consolas" w:eastAsia="Times New Roman" w:hAnsi="Consolas" w:cs="Times New Roman"/>
          <w:color w:val="36F9F6"/>
          <w:sz w:val="21"/>
          <w:szCs w:val="21"/>
          <w:lang w:eastAsia="es-CL"/>
        </w:rPr>
        <w:t>:</w:t>
      </w:r>
    </w:p>
    <w:p w14:paraId="1F27ECDB" w14:textId="1B6ACC54" w:rsidR="00440B27" w:rsidRPr="00440B27" w:rsidRDefault="00440B27" w:rsidP="00440B27">
      <w:pPr>
        <w:shd w:val="clear" w:color="auto" w:fill="262335"/>
        <w:spacing w:after="0" w:line="285" w:lineRule="atLeast"/>
        <w:ind w:left="720"/>
        <w:rPr>
          <w:rFonts w:ascii="Consolas" w:eastAsia="Times New Roman" w:hAnsi="Consolas" w:cs="Times New Roman"/>
          <w:color w:val="BBBBBB"/>
          <w:sz w:val="21"/>
          <w:szCs w:val="21"/>
          <w:lang w:eastAsia="es-CL"/>
        </w:rPr>
      </w:pPr>
      <w:r w:rsidRPr="00440B27">
        <w:rPr>
          <w:rFonts w:ascii="Consolas" w:eastAsia="Times New Roman" w:hAnsi="Consolas" w:cs="Times New Roman"/>
          <w:color w:val="72F1B8"/>
          <w:sz w:val="21"/>
          <w:szCs w:val="21"/>
          <w:lang w:eastAsia="es-CL"/>
        </w:rPr>
        <w:t xml:space="preserve">        </w:t>
      </w:r>
      <w:proofErr w:type="gramStart"/>
      <w:r w:rsidRPr="00440B27">
        <w:rPr>
          <w:rFonts w:ascii="Consolas" w:eastAsia="Times New Roman" w:hAnsi="Consolas" w:cs="Times New Roman"/>
          <w:color w:val="36F9F6"/>
          <w:sz w:val="21"/>
          <w:szCs w:val="21"/>
          <w:lang w:eastAsia="es-CL"/>
        </w:rPr>
        <w:t>alert</w:t>
      </w:r>
      <w:r w:rsidRPr="00440B27">
        <w:rPr>
          <w:rFonts w:ascii="Consolas" w:eastAsia="Times New Roman" w:hAnsi="Consolas" w:cs="Times New Roman"/>
          <w:color w:val="72F1B8"/>
          <w:sz w:val="21"/>
          <w:szCs w:val="21"/>
          <w:lang w:eastAsia="es-CL"/>
        </w:rPr>
        <w:t>(</w:t>
      </w:r>
      <w:proofErr w:type="gramEnd"/>
      <w:r w:rsidRPr="00440B27">
        <w:rPr>
          <w:rFonts w:ascii="Consolas" w:eastAsia="Times New Roman" w:hAnsi="Consolas" w:cs="Times New Roman"/>
          <w:color w:val="FF8B39"/>
          <w:sz w:val="21"/>
          <w:szCs w:val="21"/>
          <w:lang w:eastAsia="es-CL"/>
        </w:rPr>
        <w:t>"</w:t>
      </w:r>
      <w:r>
        <w:rPr>
          <w:rFonts w:ascii="Consolas" w:eastAsia="Times New Roman" w:hAnsi="Consolas" w:cs="Times New Roman"/>
          <w:color w:val="FF8B39"/>
          <w:sz w:val="21"/>
          <w:szCs w:val="21"/>
          <w:lang w:eastAsia="es-CL"/>
        </w:rPr>
        <w:t>Opción no valida</w:t>
      </w:r>
      <w:r w:rsidR="00351D44">
        <w:rPr>
          <w:rFonts w:ascii="Consolas" w:eastAsia="Times New Roman" w:hAnsi="Consolas" w:cs="Times New Roman"/>
          <w:color w:val="FF8B39"/>
          <w:sz w:val="21"/>
          <w:szCs w:val="21"/>
          <w:lang w:eastAsia="es-CL"/>
        </w:rPr>
        <w:t>.</w:t>
      </w:r>
      <w:r w:rsidRPr="00440B27">
        <w:rPr>
          <w:rFonts w:ascii="Consolas" w:eastAsia="Times New Roman" w:hAnsi="Consolas" w:cs="Times New Roman"/>
          <w:color w:val="FF8B39"/>
          <w:sz w:val="21"/>
          <w:szCs w:val="21"/>
          <w:lang w:eastAsia="es-CL"/>
        </w:rPr>
        <w:t>"</w:t>
      </w:r>
      <w:r w:rsidRPr="00440B27">
        <w:rPr>
          <w:rFonts w:ascii="Consolas" w:eastAsia="Times New Roman" w:hAnsi="Consolas" w:cs="Times New Roman"/>
          <w:color w:val="72F1B8"/>
          <w:sz w:val="21"/>
          <w:szCs w:val="21"/>
          <w:lang w:eastAsia="es-CL"/>
        </w:rPr>
        <w:t>);</w:t>
      </w:r>
    </w:p>
    <w:p w14:paraId="12AD3283" w14:textId="58A2B689" w:rsidR="00440B27" w:rsidRPr="00440B27" w:rsidRDefault="00440B27" w:rsidP="00440B27">
      <w:pPr>
        <w:shd w:val="clear" w:color="auto" w:fill="262335"/>
        <w:spacing w:after="0" w:line="285" w:lineRule="atLeast"/>
        <w:ind w:left="720"/>
        <w:rPr>
          <w:rFonts w:ascii="Consolas" w:eastAsia="Times New Roman" w:hAnsi="Consolas" w:cs="Times New Roman"/>
          <w:color w:val="BBBBBB"/>
          <w:sz w:val="21"/>
          <w:szCs w:val="21"/>
          <w:lang w:eastAsia="es-CL"/>
        </w:rPr>
      </w:pPr>
      <w:r>
        <w:rPr>
          <w:rFonts w:ascii="Consolas" w:eastAsia="Times New Roman" w:hAnsi="Consolas" w:cs="Times New Roman"/>
          <w:color w:val="72F1B8"/>
          <w:sz w:val="21"/>
          <w:szCs w:val="21"/>
          <w:lang w:eastAsia="es-CL"/>
        </w:rPr>
        <w:t>}</w:t>
      </w:r>
      <w:r w:rsidR="00351D44">
        <w:rPr>
          <w:rFonts w:ascii="Consolas" w:eastAsia="Times New Roman" w:hAnsi="Consolas" w:cs="Times New Roman"/>
          <w:color w:val="BBBBBB"/>
          <w:sz w:val="21"/>
          <w:szCs w:val="21"/>
          <w:lang w:eastAsia="es-CL"/>
        </w:rPr>
        <w:t xml:space="preserve"> </w:t>
      </w:r>
      <w:r w:rsidR="00351D44">
        <w:rPr>
          <w:rFonts w:ascii="Consolas" w:eastAsia="Times New Roman" w:hAnsi="Consolas" w:cs="Times New Roman"/>
          <w:color w:val="BBBBBB"/>
          <w:sz w:val="21"/>
          <w:szCs w:val="21"/>
          <w:lang w:eastAsia="es-CL"/>
        </w:rPr>
        <w:br/>
        <w:t xml:space="preserve">// La salida será: ¡Compraste Carne! </w:t>
      </w:r>
      <w:r w:rsidR="00351D44">
        <w:rPr>
          <w:rFonts w:ascii="Consolas" w:eastAsia="Times New Roman" w:hAnsi="Consolas" w:cs="Times New Roman"/>
          <w:color w:val="BBBBBB"/>
          <w:sz w:val="21"/>
          <w:szCs w:val="21"/>
          <w:lang w:eastAsia="es-CL"/>
        </w:rPr>
        <w:br/>
        <w:t>// ya que se cumple el primer caso.</w:t>
      </w:r>
    </w:p>
    <w:p w14:paraId="2CF64A9A" w14:textId="77777777" w:rsidR="00440B27" w:rsidRDefault="00440B27" w:rsidP="00440B27">
      <w:pPr>
        <w:pStyle w:val="Prrafodelista"/>
        <w:ind w:left="1440"/>
      </w:pPr>
    </w:p>
    <w:p w14:paraId="7B8B9ED9" w14:textId="76A1CC17" w:rsidR="00440B27" w:rsidRDefault="0040607C" w:rsidP="00440B27">
      <w:r>
        <w:br/>
      </w:r>
      <w:r>
        <w:br/>
      </w:r>
    </w:p>
    <w:p w14:paraId="52655F87" w14:textId="3A0FCD13" w:rsidR="003E40EE" w:rsidRDefault="003E40EE" w:rsidP="00440B27">
      <w:pPr>
        <w:rPr>
          <w:b/>
          <w:bCs/>
          <w:sz w:val="32"/>
          <w:szCs w:val="32"/>
        </w:rPr>
      </w:pPr>
      <w:r>
        <w:rPr>
          <w:b/>
          <w:bCs/>
          <w:sz w:val="32"/>
          <w:szCs w:val="32"/>
        </w:rPr>
        <w:lastRenderedPageBreak/>
        <w:t>¿Qué son Arrays?</w:t>
      </w:r>
    </w:p>
    <w:p w14:paraId="749E5E46" w14:textId="2FC0F6D7" w:rsidR="003E40EE" w:rsidRDefault="003E40EE" w:rsidP="003E40EE">
      <w:pPr>
        <w:spacing w:after="0"/>
      </w:pPr>
      <w:r>
        <w:t xml:space="preserve">Un array es una lista que contiene una colección ordenada de valores. </w:t>
      </w:r>
    </w:p>
    <w:p w14:paraId="07325724" w14:textId="46A6B2C9" w:rsidR="003E40EE" w:rsidRDefault="003E40EE" w:rsidP="003E40EE">
      <w:pPr>
        <w:pStyle w:val="Prrafodelista"/>
        <w:numPr>
          <w:ilvl w:val="0"/>
          <w:numId w:val="14"/>
        </w:numPr>
        <w:spacing w:after="0"/>
      </w:pPr>
      <w:r>
        <w:t>Cada valor se almacena en una posición específica dentro del array, y se puede acceder a estos mediante un índice numérico que determina su posición.</w:t>
      </w:r>
    </w:p>
    <w:p w14:paraId="31F70E54" w14:textId="7F597391" w:rsidR="003E40EE" w:rsidRDefault="003E40EE" w:rsidP="003E40EE">
      <w:pPr>
        <w:pStyle w:val="Prrafodelista"/>
        <w:numPr>
          <w:ilvl w:val="0"/>
          <w:numId w:val="14"/>
        </w:numPr>
        <w:spacing w:after="0"/>
      </w:pPr>
      <w:r>
        <w:t xml:space="preserve">Los arrays son muy versátiles y se utilizan para almacenar y manipular datos de varios tipos, como números, cadenas, objetos, etc. </w:t>
      </w:r>
    </w:p>
    <w:p w14:paraId="713CF57C" w14:textId="77777777" w:rsidR="004A4AA9" w:rsidRPr="004A4AA9" w:rsidRDefault="004A4AA9" w:rsidP="004A4AA9">
      <w:pPr>
        <w:shd w:val="clear" w:color="auto" w:fill="262335"/>
        <w:spacing w:after="0" w:line="285" w:lineRule="atLeast"/>
        <w:ind w:left="720"/>
        <w:rPr>
          <w:rFonts w:ascii="Consolas" w:eastAsia="Times New Roman" w:hAnsi="Consolas" w:cs="Times New Roman"/>
          <w:color w:val="BBBBBB"/>
          <w:sz w:val="21"/>
          <w:szCs w:val="21"/>
          <w:lang w:eastAsia="es-CL"/>
        </w:rPr>
      </w:pPr>
      <w:r w:rsidRPr="004A4AA9">
        <w:rPr>
          <w:rFonts w:ascii="Consolas" w:eastAsia="Times New Roman" w:hAnsi="Consolas" w:cs="Times New Roman"/>
          <w:color w:val="FEDE5D"/>
          <w:sz w:val="21"/>
          <w:szCs w:val="21"/>
          <w:lang w:eastAsia="es-CL"/>
        </w:rPr>
        <w:t>let</w:t>
      </w:r>
      <w:r w:rsidRPr="004A4AA9">
        <w:rPr>
          <w:rFonts w:ascii="Consolas" w:eastAsia="Times New Roman" w:hAnsi="Consolas" w:cs="Times New Roman"/>
          <w:color w:val="BBBBBB"/>
          <w:sz w:val="21"/>
          <w:szCs w:val="21"/>
          <w:lang w:eastAsia="es-CL"/>
        </w:rPr>
        <w:t xml:space="preserve"> </w:t>
      </w:r>
      <w:proofErr w:type="spellStart"/>
      <w:r w:rsidRPr="004A4AA9">
        <w:rPr>
          <w:rFonts w:ascii="Consolas" w:eastAsia="Times New Roman" w:hAnsi="Consolas" w:cs="Times New Roman"/>
          <w:color w:val="FF7EDB"/>
          <w:sz w:val="21"/>
          <w:szCs w:val="21"/>
          <w:lang w:eastAsia="es-CL"/>
        </w:rPr>
        <w:t>miArray</w:t>
      </w:r>
      <w:proofErr w:type="spellEnd"/>
      <w:r w:rsidRPr="004A4AA9">
        <w:rPr>
          <w:rFonts w:ascii="Consolas" w:eastAsia="Times New Roman" w:hAnsi="Consolas" w:cs="Times New Roman"/>
          <w:color w:val="BBBBBB"/>
          <w:sz w:val="21"/>
          <w:szCs w:val="21"/>
          <w:lang w:eastAsia="es-CL"/>
        </w:rPr>
        <w:t xml:space="preserve"> </w:t>
      </w:r>
      <w:r w:rsidRPr="004A4AA9">
        <w:rPr>
          <w:rFonts w:ascii="Consolas" w:eastAsia="Times New Roman" w:hAnsi="Consolas" w:cs="Times New Roman"/>
          <w:color w:val="FFFFFF"/>
          <w:sz w:val="21"/>
          <w:szCs w:val="21"/>
          <w:lang w:eastAsia="es-CL"/>
        </w:rPr>
        <w:t>=</w:t>
      </w:r>
      <w:r w:rsidRPr="004A4AA9">
        <w:rPr>
          <w:rFonts w:ascii="Consolas" w:eastAsia="Times New Roman" w:hAnsi="Consolas" w:cs="Times New Roman"/>
          <w:color w:val="BBBBBB"/>
          <w:sz w:val="21"/>
          <w:szCs w:val="21"/>
          <w:lang w:eastAsia="es-CL"/>
        </w:rPr>
        <w:t xml:space="preserve"> [</w:t>
      </w:r>
      <w:r w:rsidRPr="004A4AA9">
        <w:rPr>
          <w:rFonts w:ascii="Consolas" w:eastAsia="Times New Roman" w:hAnsi="Consolas" w:cs="Times New Roman"/>
          <w:color w:val="2EE2FA"/>
          <w:sz w:val="21"/>
          <w:szCs w:val="21"/>
          <w:lang w:eastAsia="es-CL"/>
        </w:rPr>
        <w:t>1</w:t>
      </w:r>
      <w:r w:rsidRPr="004A4AA9">
        <w:rPr>
          <w:rFonts w:ascii="Consolas" w:eastAsia="Times New Roman" w:hAnsi="Consolas" w:cs="Times New Roman"/>
          <w:color w:val="BBBBBB"/>
          <w:sz w:val="21"/>
          <w:szCs w:val="21"/>
          <w:lang w:eastAsia="es-CL"/>
        </w:rPr>
        <w:t>,</w:t>
      </w:r>
      <w:r w:rsidRPr="004A4AA9">
        <w:rPr>
          <w:rFonts w:ascii="Consolas" w:eastAsia="Times New Roman" w:hAnsi="Consolas" w:cs="Times New Roman"/>
          <w:color w:val="2EE2FA"/>
          <w:sz w:val="21"/>
          <w:szCs w:val="21"/>
          <w:lang w:eastAsia="es-CL"/>
        </w:rPr>
        <w:t>2</w:t>
      </w:r>
      <w:r w:rsidRPr="004A4AA9">
        <w:rPr>
          <w:rFonts w:ascii="Consolas" w:eastAsia="Times New Roman" w:hAnsi="Consolas" w:cs="Times New Roman"/>
          <w:color w:val="BBBBBB"/>
          <w:sz w:val="21"/>
          <w:szCs w:val="21"/>
          <w:lang w:eastAsia="es-CL"/>
        </w:rPr>
        <w:t>,</w:t>
      </w:r>
      <w:r w:rsidRPr="004A4AA9">
        <w:rPr>
          <w:rFonts w:ascii="Consolas" w:eastAsia="Times New Roman" w:hAnsi="Consolas" w:cs="Times New Roman"/>
          <w:color w:val="2EE2FA"/>
          <w:sz w:val="21"/>
          <w:szCs w:val="21"/>
          <w:lang w:eastAsia="es-CL"/>
        </w:rPr>
        <w:t>3</w:t>
      </w:r>
      <w:r w:rsidRPr="004A4AA9">
        <w:rPr>
          <w:rFonts w:ascii="Consolas" w:eastAsia="Times New Roman" w:hAnsi="Consolas" w:cs="Times New Roman"/>
          <w:color w:val="BBBBBB"/>
          <w:sz w:val="21"/>
          <w:szCs w:val="21"/>
          <w:lang w:eastAsia="es-CL"/>
        </w:rPr>
        <w:t>,</w:t>
      </w:r>
      <w:r w:rsidRPr="004A4AA9">
        <w:rPr>
          <w:rFonts w:ascii="Consolas" w:eastAsia="Times New Roman" w:hAnsi="Consolas" w:cs="Times New Roman"/>
          <w:color w:val="FF8B39"/>
          <w:sz w:val="21"/>
          <w:szCs w:val="21"/>
          <w:lang w:eastAsia="es-CL"/>
        </w:rPr>
        <w:t>"uno"</w:t>
      </w:r>
      <w:r w:rsidRPr="004A4AA9">
        <w:rPr>
          <w:rFonts w:ascii="Consolas" w:eastAsia="Times New Roman" w:hAnsi="Consolas" w:cs="Times New Roman"/>
          <w:color w:val="BBBBBB"/>
          <w:sz w:val="21"/>
          <w:szCs w:val="21"/>
          <w:lang w:eastAsia="es-CL"/>
        </w:rPr>
        <w:t>,</w:t>
      </w:r>
      <w:r w:rsidRPr="004A4AA9">
        <w:rPr>
          <w:rFonts w:ascii="Consolas" w:eastAsia="Times New Roman" w:hAnsi="Consolas" w:cs="Times New Roman"/>
          <w:color w:val="FF8B39"/>
          <w:sz w:val="21"/>
          <w:szCs w:val="21"/>
          <w:lang w:eastAsia="es-CL"/>
        </w:rPr>
        <w:t>"dos"</w:t>
      </w:r>
      <w:r w:rsidRPr="004A4AA9">
        <w:rPr>
          <w:rFonts w:ascii="Consolas" w:eastAsia="Times New Roman" w:hAnsi="Consolas" w:cs="Times New Roman"/>
          <w:color w:val="BBBBBB"/>
          <w:sz w:val="21"/>
          <w:szCs w:val="21"/>
          <w:lang w:eastAsia="es-CL"/>
        </w:rPr>
        <w:t>,</w:t>
      </w:r>
      <w:r w:rsidRPr="004A4AA9">
        <w:rPr>
          <w:rFonts w:ascii="Consolas" w:eastAsia="Times New Roman" w:hAnsi="Consolas" w:cs="Times New Roman"/>
          <w:color w:val="FF8B39"/>
          <w:sz w:val="21"/>
          <w:szCs w:val="21"/>
          <w:lang w:eastAsia="es-CL"/>
        </w:rPr>
        <w:t>"tres</w:t>
      </w:r>
      <w:proofErr w:type="gramStart"/>
      <w:r w:rsidRPr="004A4AA9">
        <w:rPr>
          <w:rFonts w:ascii="Consolas" w:eastAsia="Times New Roman" w:hAnsi="Consolas" w:cs="Times New Roman"/>
          <w:color w:val="FF8B39"/>
          <w:sz w:val="21"/>
          <w:szCs w:val="21"/>
          <w:lang w:eastAsia="es-CL"/>
        </w:rPr>
        <w:t>"</w:t>
      </w:r>
      <w:r w:rsidRPr="004A4AA9">
        <w:rPr>
          <w:rFonts w:ascii="Consolas" w:eastAsia="Times New Roman" w:hAnsi="Consolas" w:cs="Times New Roman"/>
          <w:color w:val="BBBBBB"/>
          <w:sz w:val="21"/>
          <w:szCs w:val="21"/>
          <w:lang w:eastAsia="es-CL"/>
        </w:rPr>
        <w:t>,[</w:t>
      </w:r>
      <w:proofErr w:type="gramEnd"/>
      <w:r w:rsidRPr="004A4AA9">
        <w:rPr>
          <w:rFonts w:ascii="Consolas" w:eastAsia="Times New Roman" w:hAnsi="Consolas" w:cs="Times New Roman"/>
          <w:color w:val="2EE2FA"/>
          <w:sz w:val="21"/>
          <w:szCs w:val="21"/>
          <w:lang w:eastAsia="es-CL"/>
        </w:rPr>
        <w:t>1</w:t>
      </w:r>
      <w:r w:rsidRPr="004A4AA9">
        <w:rPr>
          <w:rFonts w:ascii="Consolas" w:eastAsia="Times New Roman" w:hAnsi="Consolas" w:cs="Times New Roman"/>
          <w:color w:val="BBBBBB"/>
          <w:sz w:val="21"/>
          <w:szCs w:val="21"/>
          <w:lang w:eastAsia="es-CL"/>
        </w:rPr>
        <w:t>,</w:t>
      </w:r>
      <w:r w:rsidRPr="004A4AA9">
        <w:rPr>
          <w:rFonts w:ascii="Consolas" w:eastAsia="Times New Roman" w:hAnsi="Consolas" w:cs="Times New Roman"/>
          <w:color w:val="2EE2FA"/>
          <w:sz w:val="21"/>
          <w:szCs w:val="21"/>
          <w:lang w:eastAsia="es-CL"/>
        </w:rPr>
        <w:t>2</w:t>
      </w:r>
      <w:r w:rsidRPr="004A4AA9">
        <w:rPr>
          <w:rFonts w:ascii="Consolas" w:eastAsia="Times New Roman" w:hAnsi="Consolas" w:cs="Times New Roman"/>
          <w:color w:val="BBBBBB"/>
          <w:sz w:val="21"/>
          <w:szCs w:val="21"/>
          <w:lang w:eastAsia="es-CL"/>
        </w:rPr>
        <w:t>,</w:t>
      </w:r>
      <w:r w:rsidRPr="004A4AA9">
        <w:rPr>
          <w:rFonts w:ascii="Consolas" w:eastAsia="Times New Roman" w:hAnsi="Consolas" w:cs="Times New Roman"/>
          <w:color w:val="FF8B39"/>
          <w:sz w:val="21"/>
          <w:szCs w:val="21"/>
          <w:lang w:eastAsia="es-CL"/>
        </w:rPr>
        <w:t>"uno"</w:t>
      </w:r>
      <w:r w:rsidRPr="004A4AA9">
        <w:rPr>
          <w:rFonts w:ascii="Consolas" w:eastAsia="Times New Roman" w:hAnsi="Consolas" w:cs="Times New Roman"/>
          <w:color w:val="BBBBBB"/>
          <w:sz w:val="21"/>
          <w:szCs w:val="21"/>
          <w:lang w:eastAsia="es-CL"/>
        </w:rPr>
        <w:t>,</w:t>
      </w:r>
      <w:r w:rsidRPr="004A4AA9">
        <w:rPr>
          <w:rFonts w:ascii="Consolas" w:eastAsia="Times New Roman" w:hAnsi="Consolas" w:cs="Times New Roman"/>
          <w:color w:val="FF8B39"/>
          <w:sz w:val="21"/>
          <w:szCs w:val="21"/>
          <w:lang w:eastAsia="es-CL"/>
        </w:rPr>
        <w:t>"dos"</w:t>
      </w:r>
      <w:r w:rsidRPr="004A4AA9">
        <w:rPr>
          <w:rFonts w:ascii="Consolas" w:eastAsia="Times New Roman" w:hAnsi="Consolas" w:cs="Times New Roman"/>
          <w:color w:val="BBBBBB"/>
          <w:sz w:val="21"/>
          <w:szCs w:val="21"/>
          <w:lang w:eastAsia="es-CL"/>
        </w:rPr>
        <w:t>]];</w:t>
      </w:r>
    </w:p>
    <w:p w14:paraId="25B37930" w14:textId="77777777" w:rsidR="004A4AA9" w:rsidRDefault="004A4AA9" w:rsidP="004A4AA9">
      <w:pPr>
        <w:pStyle w:val="Prrafodelista"/>
        <w:spacing w:after="0"/>
      </w:pPr>
    </w:p>
    <w:p w14:paraId="7B6F1314" w14:textId="77777777" w:rsidR="004A4AA9" w:rsidRDefault="003E40EE" w:rsidP="004A4AA9">
      <w:pPr>
        <w:pStyle w:val="Prrafodelista"/>
        <w:numPr>
          <w:ilvl w:val="0"/>
          <w:numId w:val="14"/>
        </w:numPr>
        <w:spacing w:after="0"/>
      </w:pPr>
      <w:r>
        <w:t>Se pueden crear arrays vacíos o con elementos iniciales, y se pueden modificar y acceder a los elementos de un array mediante métodos y propiedades específicas.</w:t>
      </w:r>
      <w:r w:rsidR="004A4AA9" w:rsidRPr="004A4AA9">
        <w:t xml:space="preserve"> </w:t>
      </w:r>
    </w:p>
    <w:p w14:paraId="54C2B636" w14:textId="6C01D09D" w:rsidR="00351D44" w:rsidRPr="00351D44" w:rsidRDefault="00351D44" w:rsidP="00351D44">
      <w:pPr>
        <w:pStyle w:val="Prrafodelista"/>
        <w:shd w:val="clear" w:color="auto" w:fill="262335"/>
        <w:spacing w:after="0" w:line="285" w:lineRule="atLeast"/>
        <w:rPr>
          <w:rFonts w:ascii="Consolas" w:eastAsia="Times New Roman" w:hAnsi="Consolas" w:cs="Times New Roman"/>
          <w:color w:val="FFFFFF" w:themeColor="background1"/>
          <w:sz w:val="21"/>
          <w:szCs w:val="21"/>
          <w:lang w:eastAsia="es-CL"/>
        </w:rPr>
      </w:pPr>
      <w:r>
        <w:rPr>
          <w:rFonts w:ascii="Consolas" w:eastAsia="Times New Roman" w:hAnsi="Consolas" w:cs="Times New Roman"/>
          <w:color w:val="FEDE5D"/>
          <w:sz w:val="21"/>
          <w:szCs w:val="21"/>
          <w:lang w:eastAsia="es-CL"/>
        </w:rPr>
        <w:t>l</w:t>
      </w:r>
      <w:r w:rsidRPr="00351D44">
        <w:rPr>
          <w:rFonts w:ascii="Consolas" w:eastAsia="Times New Roman" w:hAnsi="Consolas" w:cs="Times New Roman"/>
          <w:color w:val="FEDE5D"/>
          <w:sz w:val="21"/>
          <w:szCs w:val="21"/>
          <w:lang w:eastAsia="es-CL"/>
        </w:rPr>
        <w:t>et</w:t>
      </w:r>
      <w:r w:rsidRPr="00351D44">
        <w:rPr>
          <w:rFonts w:ascii="Consolas" w:eastAsia="Times New Roman" w:hAnsi="Consolas" w:cs="Times New Roman"/>
          <w:color w:val="BBBBBB"/>
          <w:sz w:val="21"/>
          <w:szCs w:val="21"/>
          <w:lang w:eastAsia="es-CL"/>
        </w:rPr>
        <w:t xml:space="preserve"> </w:t>
      </w:r>
      <w:r>
        <w:rPr>
          <w:rFonts w:ascii="Consolas" w:eastAsia="Times New Roman" w:hAnsi="Consolas" w:cs="Times New Roman"/>
          <w:color w:val="FF7EDB"/>
          <w:sz w:val="21"/>
          <w:szCs w:val="21"/>
          <w:lang w:eastAsia="es-CL"/>
        </w:rPr>
        <w:t>colores</w:t>
      </w:r>
      <w:r w:rsidRPr="00351D44">
        <w:rPr>
          <w:rFonts w:ascii="Consolas" w:eastAsia="Times New Roman" w:hAnsi="Consolas" w:cs="Times New Roman"/>
          <w:color w:val="BBBBBB"/>
          <w:sz w:val="21"/>
          <w:szCs w:val="21"/>
          <w:lang w:eastAsia="es-CL"/>
        </w:rPr>
        <w:t xml:space="preserve"> </w:t>
      </w:r>
      <w:r w:rsidRPr="00351D44">
        <w:rPr>
          <w:rFonts w:ascii="Consolas" w:eastAsia="Times New Roman" w:hAnsi="Consolas" w:cs="Times New Roman"/>
          <w:color w:val="FFFFFF"/>
          <w:sz w:val="21"/>
          <w:szCs w:val="21"/>
          <w:lang w:eastAsia="es-CL"/>
        </w:rPr>
        <w:t>=</w:t>
      </w:r>
      <w:r w:rsidRPr="00351D44">
        <w:rPr>
          <w:rFonts w:ascii="Consolas" w:eastAsia="Times New Roman" w:hAnsi="Consolas" w:cs="Times New Roman"/>
          <w:color w:val="BBBBBB"/>
          <w:sz w:val="21"/>
          <w:szCs w:val="21"/>
          <w:lang w:eastAsia="es-CL"/>
        </w:rPr>
        <w:t xml:space="preserve"> [</w:t>
      </w:r>
      <w:r w:rsidRPr="00351D44">
        <w:rPr>
          <w:rFonts w:ascii="Consolas" w:eastAsia="Times New Roman" w:hAnsi="Consolas" w:cs="Times New Roman"/>
          <w:color w:val="FF8B39"/>
          <w:sz w:val="21"/>
          <w:szCs w:val="21"/>
          <w:lang w:eastAsia="es-CL"/>
        </w:rPr>
        <w:t>"</w:t>
      </w:r>
      <w:r>
        <w:rPr>
          <w:rFonts w:ascii="Consolas" w:eastAsia="Times New Roman" w:hAnsi="Consolas" w:cs="Times New Roman"/>
          <w:color w:val="FF8B39"/>
          <w:sz w:val="21"/>
          <w:szCs w:val="21"/>
          <w:lang w:eastAsia="es-CL"/>
        </w:rPr>
        <w:t>amarillo</w:t>
      </w:r>
      <w:r w:rsidRPr="00351D44">
        <w:rPr>
          <w:rFonts w:ascii="Consolas" w:eastAsia="Times New Roman" w:hAnsi="Consolas" w:cs="Times New Roman"/>
          <w:color w:val="FF8B39"/>
          <w:sz w:val="21"/>
          <w:szCs w:val="21"/>
          <w:lang w:eastAsia="es-CL"/>
        </w:rPr>
        <w:t>"</w:t>
      </w:r>
      <w:r w:rsidRPr="00351D44">
        <w:rPr>
          <w:rFonts w:ascii="Consolas" w:eastAsia="Times New Roman" w:hAnsi="Consolas" w:cs="Times New Roman"/>
          <w:color w:val="BBBBBB"/>
          <w:sz w:val="21"/>
          <w:szCs w:val="21"/>
          <w:lang w:eastAsia="es-CL"/>
        </w:rPr>
        <w:t>,</w:t>
      </w:r>
      <w:r>
        <w:rPr>
          <w:rFonts w:ascii="Consolas" w:eastAsia="Times New Roman" w:hAnsi="Consolas" w:cs="Times New Roman"/>
          <w:color w:val="BBBBBB"/>
          <w:sz w:val="21"/>
          <w:szCs w:val="21"/>
          <w:lang w:eastAsia="es-CL"/>
        </w:rPr>
        <w:t xml:space="preserve"> </w:t>
      </w:r>
      <w:r w:rsidRPr="00351D44">
        <w:rPr>
          <w:rFonts w:ascii="Consolas" w:eastAsia="Times New Roman" w:hAnsi="Consolas" w:cs="Times New Roman"/>
          <w:color w:val="FF8B39"/>
          <w:sz w:val="21"/>
          <w:szCs w:val="21"/>
          <w:lang w:eastAsia="es-CL"/>
        </w:rPr>
        <w:t>"</w:t>
      </w:r>
      <w:r>
        <w:rPr>
          <w:rFonts w:ascii="Consolas" w:eastAsia="Times New Roman" w:hAnsi="Consolas" w:cs="Times New Roman"/>
          <w:color w:val="FF8B39"/>
          <w:sz w:val="21"/>
          <w:szCs w:val="21"/>
          <w:lang w:eastAsia="es-CL"/>
        </w:rPr>
        <w:t>azul</w:t>
      </w:r>
      <w:r w:rsidRPr="00351D44">
        <w:rPr>
          <w:rFonts w:ascii="Consolas" w:eastAsia="Times New Roman" w:hAnsi="Consolas" w:cs="Times New Roman"/>
          <w:color w:val="FF8B39"/>
          <w:sz w:val="21"/>
          <w:szCs w:val="21"/>
          <w:lang w:eastAsia="es-CL"/>
        </w:rPr>
        <w:t>"</w:t>
      </w:r>
      <w:r w:rsidRPr="00351D44">
        <w:rPr>
          <w:rFonts w:ascii="Consolas" w:eastAsia="Times New Roman" w:hAnsi="Consolas" w:cs="Times New Roman"/>
          <w:color w:val="BBBBBB"/>
          <w:sz w:val="21"/>
          <w:szCs w:val="21"/>
          <w:lang w:eastAsia="es-CL"/>
        </w:rPr>
        <w:t>,</w:t>
      </w:r>
      <w:r>
        <w:rPr>
          <w:rFonts w:ascii="Consolas" w:eastAsia="Times New Roman" w:hAnsi="Consolas" w:cs="Times New Roman"/>
          <w:color w:val="BBBBBB"/>
          <w:sz w:val="21"/>
          <w:szCs w:val="21"/>
          <w:lang w:eastAsia="es-CL"/>
        </w:rPr>
        <w:t xml:space="preserve"> </w:t>
      </w:r>
      <w:r w:rsidRPr="00351D44">
        <w:rPr>
          <w:rFonts w:ascii="Consolas" w:eastAsia="Times New Roman" w:hAnsi="Consolas" w:cs="Times New Roman"/>
          <w:color w:val="FF8B39"/>
          <w:sz w:val="21"/>
          <w:szCs w:val="21"/>
          <w:lang w:eastAsia="es-CL"/>
        </w:rPr>
        <w:t>"</w:t>
      </w:r>
      <w:r>
        <w:rPr>
          <w:rFonts w:ascii="Consolas" w:eastAsia="Times New Roman" w:hAnsi="Consolas" w:cs="Times New Roman"/>
          <w:color w:val="FF8B39"/>
          <w:sz w:val="21"/>
          <w:szCs w:val="21"/>
          <w:lang w:eastAsia="es-CL"/>
        </w:rPr>
        <w:t>rojo</w:t>
      </w:r>
      <w:r w:rsidRPr="00351D44">
        <w:rPr>
          <w:rFonts w:ascii="Consolas" w:eastAsia="Times New Roman" w:hAnsi="Consolas" w:cs="Times New Roman"/>
          <w:color w:val="FF8B39"/>
          <w:sz w:val="21"/>
          <w:szCs w:val="21"/>
          <w:lang w:eastAsia="es-CL"/>
        </w:rPr>
        <w:t>"</w:t>
      </w:r>
      <w:r w:rsidRPr="00351D44">
        <w:rPr>
          <w:rFonts w:ascii="Consolas" w:eastAsia="Times New Roman" w:hAnsi="Consolas" w:cs="Times New Roman"/>
          <w:color w:val="BBBBBB"/>
          <w:sz w:val="21"/>
          <w:szCs w:val="21"/>
          <w:lang w:eastAsia="es-CL"/>
        </w:rPr>
        <w:t>];</w:t>
      </w:r>
    </w:p>
    <w:p w14:paraId="68335945" w14:textId="77777777" w:rsidR="004A4AA9" w:rsidRDefault="004A4AA9" w:rsidP="004A4AA9">
      <w:pPr>
        <w:pStyle w:val="Prrafodelista"/>
        <w:spacing w:after="0"/>
      </w:pPr>
    </w:p>
    <w:p w14:paraId="4758E97B" w14:textId="03A035B9" w:rsidR="004A4AA9" w:rsidRDefault="004A4AA9" w:rsidP="004A4AA9">
      <w:pPr>
        <w:pStyle w:val="Prrafodelista"/>
        <w:numPr>
          <w:ilvl w:val="0"/>
          <w:numId w:val="14"/>
        </w:numPr>
        <w:spacing w:after="0"/>
      </w:pPr>
      <w:proofErr w:type="spellStart"/>
      <w:r w:rsidRPr="00F35DF8">
        <w:rPr>
          <w:b/>
          <w:bCs/>
        </w:rPr>
        <w:t>length</w:t>
      </w:r>
      <w:proofErr w:type="spellEnd"/>
      <w:r>
        <w:t xml:space="preserve">: Retorna la </w:t>
      </w:r>
      <w:r w:rsidR="00351D44">
        <w:t>longitud</w:t>
      </w:r>
      <w:r>
        <w:t xml:space="preserve"> de un array. </w:t>
      </w:r>
    </w:p>
    <w:p w14:paraId="7246884D" w14:textId="469559A0" w:rsidR="004A4AA9" w:rsidRDefault="004A4AA9" w:rsidP="00351D44">
      <w:pPr>
        <w:pStyle w:val="Prrafodelista"/>
        <w:numPr>
          <w:ilvl w:val="0"/>
          <w:numId w:val="14"/>
        </w:numPr>
        <w:spacing w:after="0"/>
      </w:pPr>
      <w:proofErr w:type="spellStart"/>
      <w:r w:rsidRPr="00F35DF8">
        <w:rPr>
          <w:b/>
          <w:bCs/>
        </w:rPr>
        <w:t>push</w:t>
      </w:r>
      <w:proofErr w:type="spellEnd"/>
      <w:r w:rsidRPr="00F35DF8">
        <w:rPr>
          <w:b/>
          <w:bCs/>
        </w:rPr>
        <w:t>:</w:t>
      </w:r>
      <w:r>
        <w:t xml:space="preserve"> Agrega elementos al final de un array</w:t>
      </w:r>
      <w:r w:rsidR="00351D44">
        <w:t xml:space="preserve">, </w:t>
      </w:r>
      <w:r>
        <w:t xml:space="preserve">recibe como </w:t>
      </w:r>
      <w:r w:rsidR="00351D44">
        <w:t>parámetros</w:t>
      </w:r>
      <w:r>
        <w:t xml:space="preserve"> los elementos a agregar</w:t>
      </w:r>
      <w:r w:rsidR="00351D44">
        <w:t xml:space="preserve">. Ejemplo: </w:t>
      </w:r>
      <w:proofErr w:type="spellStart"/>
      <w:proofErr w:type="gramStart"/>
      <w:r>
        <w:t>colores.push</w:t>
      </w:r>
      <w:proofErr w:type="spellEnd"/>
      <w:proofErr w:type="gramEnd"/>
      <w:r>
        <w:t>("Blanco",</w:t>
      </w:r>
      <w:r w:rsidR="00351D44">
        <w:t xml:space="preserve"> </w:t>
      </w:r>
      <w:r>
        <w:t>"Negro");</w:t>
      </w:r>
    </w:p>
    <w:p w14:paraId="455CB532" w14:textId="6A9C1EEC" w:rsidR="004A4AA9" w:rsidRDefault="004A4AA9" w:rsidP="00351D44">
      <w:pPr>
        <w:pStyle w:val="Prrafodelista"/>
        <w:numPr>
          <w:ilvl w:val="0"/>
          <w:numId w:val="14"/>
        </w:numPr>
        <w:spacing w:after="0"/>
      </w:pPr>
      <w:proofErr w:type="spellStart"/>
      <w:r w:rsidRPr="00F35DF8">
        <w:rPr>
          <w:b/>
          <w:bCs/>
        </w:rPr>
        <w:t>unshift</w:t>
      </w:r>
      <w:proofErr w:type="spellEnd"/>
      <w:r w:rsidRPr="00F35DF8">
        <w:rPr>
          <w:b/>
          <w:bCs/>
        </w:rPr>
        <w:t>:</w:t>
      </w:r>
      <w:r>
        <w:t xml:space="preserve"> Agrega elementos al inicio de un array</w:t>
      </w:r>
      <w:r w:rsidR="00351D44">
        <w:t xml:space="preserve">, </w:t>
      </w:r>
      <w:r>
        <w:t xml:space="preserve">recibe como </w:t>
      </w:r>
      <w:r w:rsidR="00351D44">
        <w:t>parámetros</w:t>
      </w:r>
      <w:r>
        <w:t xml:space="preserve"> los elementos a agregar</w:t>
      </w:r>
      <w:r w:rsidR="00351D44">
        <w:t xml:space="preserve">. Ejemplo: </w:t>
      </w:r>
      <w:proofErr w:type="spellStart"/>
      <w:proofErr w:type="gramStart"/>
      <w:r>
        <w:t>colores.unshift</w:t>
      </w:r>
      <w:proofErr w:type="spellEnd"/>
      <w:proofErr w:type="gramEnd"/>
      <w:r>
        <w:t>("Gris",</w:t>
      </w:r>
      <w:r w:rsidR="00351D44">
        <w:t xml:space="preserve"> </w:t>
      </w:r>
      <w:r>
        <w:t>"Plateado")</w:t>
      </w:r>
      <w:r w:rsidR="00351D44">
        <w:t>;</w:t>
      </w:r>
    </w:p>
    <w:p w14:paraId="6628ECD9" w14:textId="1A837039" w:rsidR="004A4AA9" w:rsidRDefault="00351D44" w:rsidP="00351D44">
      <w:pPr>
        <w:pStyle w:val="Prrafodelista"/>
        <w:numPr>
          <w:ilvl w:val="0"/>
          <w:numId w:val="14"/>
        </w:numPr>
        <w:spacing w:after="0"/>
      </w:pPr>
      <w:r w:rsidRPr="00F35DF8">
        <w:rPr>
          <w:b/>
          <w:bCs/>
        </w:rPr>
        <w:t>p</w:t>
      </w:r>
      <w:r w:rsidR="004A4AA9" w:rsidRPr="00F35DF8">
        <w:rPr>
          <w:b/>
          <w:bCs/>
        </w:rPr>
        <w:t>op:</w:t>
      </w:r>
      <w:r w:rsidR="004A4AA9">
        <w:t xml:space="preserve"> Elimina el elemento al final de un array</w:t>
      </w:r>
      <w:r>
        <w:t xml:space="preserve">, </w:t>
      </w:r>
      <w:r w:rsidR="004A4AA9">
        <w:t xml:space="preserve">No recibe </w:t>
      </w:r>
      <w:r>
        <w:t xml:space="preserve">parámetros. </w:t>
      </w:r>
      <w:r>
        <w:br/>
        <w:t xml:space="preserve">Ejemplo: </w:t>
      </w:r>
      <w:proofErr w:type="spellStart"/>
      <w:proofErr w:type="gramStart"/>
      <w:r w:rsidR="004A4AA9">
        <w:t>colores.pop</w:t>
      </w:r>
      <w:proofErr w:type="spellEnd"/>
      <w:r w:rsidR="004A4AA9">
        <w:t>(</w:t>
      </w:r>
      <w:proofErr w:type="gramEnd"/>
      <w:r w:rsidR="004A4AA9">
        <w:t>);</w:t>
      </w:r>
    </w:p>
    <w:p w14:paraId="635AA358" w14:textId="7BA80926" w:rsidR="004A4AA9" w:rsidRDefault="004A4AA9" w:rsidP="004A4AA9">
      <w:pPr>
        <w:pStyle w:val="Prrafodelista"/>
        <w:numPr>
          <w:ilvl w:val="0"/>
          <w:numId w:val="14"/>
        </w:numPr>
        <w:spacing w:after="0"/>
      </w:pPr>
      <w:r w:rsidRPr="00F35DF8">
        <w:rPr>
          <w:b/>
          <w:bCs/>
        </w:rPr>
        <w:t>shift:</w:t>
      </w:r>
      <w:r>
        <w:t xml:space="preserve"> Elimina el elemento al inicio de un array</w:t>
      </w:r>
      <w:r w:rsidR="00351D44">
        <w:t xml:space="preserve">, </w:t>
      </w:r>
      <w:r>
        <w:t xml:space="preserve">No recibe </w:t>
      </w:r>
      <w:r w:rsidR="00351D44">
        <w:t>parámetros.</w:t>
      </w:r>
    </w:p>
    <w:p w14:paraId="0B3B254D" w14:textId="78740218" w:rsidR="003E40EE" w:rsidRDefault="00351D44" w:rsidP="00351D44">
      <w:pPr>
        <w:pStyle w:val="Prrafodelista"/>
        <w:spacing w:after="0"/>
      </w:pPr>
      <w:r>
        <w:t xml:space="preserve">Ejemplo: </w:t>
      </w:r>
      <w:proofErr w:type="spellStart"/>
      <w:proofErr w:type="gramStart"/>
      <w:r w:rsidR="004A4AA9">
        <w:t>colores.shift</w:t>
      </w:r>
      <w:proofErr w:type="spellEnd"/>
      <w:proofErr w:type="gramEnd"/>
      <w:r w:rsidR="004A4AA9">
        <w:t xml:space="preserve">() </w:t>
      </w:r>
    </w:p>
    <w:p w14:paraId="4DA25D75" w14:textId="73C4C973" w:rsidR="00440B27" w:rsidRDefault="00440B27" w:rsidP="00440B27"/>
    <w:p w14:paraId="2263A11B" w14:textId="77777777" w:rsidR="00351D44" w:rsidRPr="00440B27" w:rsidRDefault="00351D44" w:rsidP="00440B27"/>
    <w:p w14:paraId="6F3D06CA" w14:textId="427FF01A" w:rsidR="00361D60" w:rsidRPr="00AA648B" w:rsidRDefault="00361D60" w:rsidP="00361D60">
      <w:pPr>
        <w:rPr>
          <w:b/>
          <w:bCs/>
          <w:sz w:val="32"/>
          <w:szCs w:val="32"/>
        </w:rPr>
      </w:pPr>
      <w:r>
        <w:rPr>
          <w:b/>
          <w:bCs/>
          <w:sz w:val="32"/>
          <w:szCs w:val="32"/>
        </w:rPr>
        <w:t>¿Qué son las Funciones</w:t>
      </w:r>
      <w:r w:rsidRPr="002C0EA7">
        <w:rPr>
          <w:b/>
          <w:bCs/>
          <w:sz w:val="32"/>
          <w:szCs w:val="32"/>
        </w:rPr>
        <w:t>?</w:t>
      </w:r>
    </w:p>
    <w:p w14:paraId="6CD4D94C" w14:textId="37E33A93" w:rsidR="00361D60" w:rsidRDefault="00361D60" w:rsidP="004D6DD9">
      <w:r w:rsidRPr="00361D60">
        <w:t xml:space="preserve">Las funciones son las tareas que va a llevar a cabo el navegador. </w:t>
      </w:r>
      <w:r w:rsidR="00C548A6">
        <w:br/>
      </w:r>
      <w:r>
        <w:br/>
      </w:r>
      <w:r w:rsidRPr="00C548A6">
        <w:rPr>
          <w:b/>
          <w:bCs/>
        </w:rPr>
        <w:t>Existen 2 tipos de funciones:</w:t>
      </w:r>
    </w:p>
    <w:p w14:paraId="1A868AD5" w14:textId="199B321B" w:rsidR="00AC75E8" w:rsidRDefault="00AC75E8" w:rsidP="00AC75E8">
      <w:pPr>
        <w:pStyle w:val="Prrafodelista"/>
        <w:numPr>
          <w:ilvl w:val="0"/>
          <w:numId w:val="11"/>
        </w:numPr>
      </w:pPr>
      <w:r w:rsidRPr="00C548A6">
        <w:rPr>
          <w:b/>
          <w:bCs/>
        </w:rPr>
        <w:t>Funciones Declarativas</w:t>
      </w:r>
      <w:r>
        <w:t>:</w:t>
      </w:r>
    </w:p>
    <w:p w14:paraId="3602D780" w14:textId="5AD7D45C" w:rsidR="00AC75E8" w:rsidRDefault="00AC75E8" w:rsidP="00AC75E8">
      <w:pPr>
        <w:pStyle w:val="Prrafodelista"/>
      </w:pPr>
      <w:r w:rsidRPr="00AC75E8">
        <w:rPr>
          <w:noProof/>
        </w:rPr>
        <w:drawing>
          <wp:anchor distT="0" distB="0" distL="114300" distR="114300" simplePos="0" relativeHeight="251664384" behindDoc="0" locked="0" layoutInCell="1" allowOverlap="1" wp14:anchorId="473D48DB" wp14:editId="47CA7BDE">
            <wp:simplePos x="0" y="0"/>
            <wp:positionH relativeFrom="column">
              <wp:posOffset>418465</wp:posOffset>
            </wp:positionH>
            <wp:positionV relativeFrom="paragraph">
              <wp:posOffset>482600</wp:posOffset>
            </wp:positionV>
            <wp:extent cx="1827530" cy="800100"/>
            <wp:effectExtent l="0" t="0" r="127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7530" cy="800100"/>
                    </a:xfrm>
                    <a:prstGeom prst="rect">
                      <a:avLst/>
                    </a:prstGeom>
                  </pic:spPr>
                </pic:pic>
              </a:graphicData>
            </a:graphic>
            <wp14:sizeRelH relativeFrom="page">
              <wp14:pctWidth>0</wp14:pctWidth>
            </wp14:sizeRelH>
            <wp14:sizeRelV relativeFrom="page">
              <wp14:pctHeight>0</wp14:pctHeight>
            </wp14:sizeRelV>
          </wp:anchor>
        </w:drawing>
      </w:r>
      <w:r>
        <w:t>En las funciones declarativas, utilizamos la palabra reservada function al inicio para poder declarar la función:</w:t>
      </w:r>
      <w:r>
        <w:rPr>
          <w:noProof/>
        </w:rPr>
        <w:br/>
      </w:r>
      <w:r>
        <w:rPr>
          <w:noProof/>
        </w:rPr>
        <w:br/>
      </w:r>
      <w:r>
        <w:rPr>
          <w:noProof/>
        </w:rPr>
        <w:br/>
      </w:r>
      <w:r>
        <w:rPr>
          <w:noProof/>
        </w:rPr>
        <w:br/>
      </w:r>
      <w:r>
        <w:rPr>
          <w:noProof/>
        </w:rPr>
        <w:br/>
      </w:r>
    </w:p>
    <w:p w14:paraId="24FAC59C" w14:textId="437BB2A3" w:rsidR="0080388B" w:rsidRDefault="0080388B" w:rsidP="00AC75E8">
      <w:pPr>
        <w:pStyle w:val="Prrafodelista"/>
      </w:pPr>
    </w:p>
    <w:p w14:paraId="7B80DD32" w14:textId="77777777" w:rsidR="0080388B" w:rsidRDefault="0080388B" w:rsidP="00AC75E8">
      <w:pPr>
        <w:pStyle w:val="Prrafodelista"/>
      </w:pPr>
    </w:p>
    <w:p w14:paraId="50F4F6B3" w14:textId="639C16ED" w:rsidR="00361D60" w:rsidRDefault="00C548A6" w:rsidP="00AC75E8">
      <w:pPr>
        <w:pStyle w:val="Prrafodelista"/>
        <w:numPr>
          <w:ilvl w:val="0"/>
          <w:numId w:val="11"/>
        </w:numPr>
      </w:pPr>
      <w:r w:rsidRPr="00C548A6">
        <w:rPr>
          <w:b/>
          <w:bCs/>
          <w:noProof/>
        </w:rPr>
        <w:lastRenderedPageBreak/>
        <w:drawing>
          <wp:anchor distT="0" distB="0" distL="114300" distR="114300" simplePos="0" relativeHeight="251665408" behindDoc="0" locked="0" layoutInCell="1" allowOverlap="1" wp14:anchorId="29FE907E" wp14:editId="02765013">
            <wp:simplePos x="0" y="0"/>
            <wp:positionH relativeFrom="column">
              <wp:posOffset>418465</wp:posOffset>
            </wp:positionH>
            <wp:positionV relativeFrom="paragraph">
              <wp:posOffset>610870</wp:posOffset>
            </wp:positionV>
            <wp:extent cx="1863090" cy="787400"/>
            <wp:effectExtent l="0" t="0" r="381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63090" cy="787400"/>
                    </a:xfrm>
                    <a:prstGeom prst="rect">
                      <a:avLst/>
                    </a:prstGeom>
                  </pic:spPr>
                </pic:pic>
              </a:graphicData>
            </a:graphic>
            <wp14:sizeRelH relativeFrom="page">
              <wp14:pctWidth>0</wp14:pctWidth>
            </wp14:sizeRelH>
            <wp14:sizeRelV relativeFrom="page">
              <wp14:pctHeight>0</wp14:pctHeight>
            </wp14:sizeRelV>
          </wp:anchor>
        </w:drawing>
      </w:r>
      <w:r w:rsidRPr="00C548A6">
        <w:rPr>
          <w:b/>
          <w:bCs/>
        </w:rPr>
        <w:t>Funcion</w:t>
      </w:r>
      <w:r>
        <w:rPr>
          <w:b/>
          <w:bCs/>
        </w:rPr>
        <w:t>es</w:t>
      </w:r>
      <w:r w:rsidR="00AC75E8" w:rsidRPr="00C548A6">
        <w:rPr>
          <w:b/>
          <w:bCs/>
        </w:rPr>
        <w:t xml:space="preserve"> de expresión</w:t>
      </w:r>
      <w:r w:rsidR="00AC75E8">
        <w:t xml:space="preserve">: </w:t>
      </w:r>
      <w:r w:rsidR="00AC75E8">
        <w:br/>
        <w:t>En la función de expresión, la declaración se inicia con la palabra reservada var, donde se generará una variable que guardará una función anónima:</w:t>
      </w:r>
      <w:r w:rsidR="00AC75E8">
        <w:br/>
      </w:r>
      <w:r w:rsidR="00AC75E8">
        <w:br/>
      </w:r>
      <w:r w:rsidR="00AC75E8">
        <w:br/>
      </w:r>
      <w:r w:rsidR="00AC75E8">
        <w:br/>
      </w:r>
      <w:r w:rsidR="00AC75E8">
        <w:br/>
      </w:r>
      <w:r w:rsidR="00AC75E8">
        <w:br/>
      </w:r>
      <w:r w:rsidRPr="00C548A6">
        <w:t>En la función</w:t>
      </w:r>
      <w:r>
        <w:t xml:space="preserve"> de expresión</w:t>
      </w:r>
      <w:r w:rsidRPr="00C548A6">
        <w:t>, la función podría o no llevar nombre, aunque es más común que se hagan anónimas.</w:t>
      </w:r>
      <w:r>
        <w:br/>
      </w:r>
    </w:p>
    <w:p w14:paraId="6D93A219" w14:textId="1BF1EC02" w:rsidR="00351D44" w:rsidRPr="00351D44" w:rsidRDefault="00C548A6" w:rsidP="00351D44">
      <w:r w:rsidRPr="00361D60">
        <w:t xml:space="preserve">Ambas pueden llevar parámetros, </w:t>
      </w:r>
      <w:r>
        <w:t>estos</w:t>
      </w:r>
      <w:r w:rsidRPr="00361D60">
        <w:t xml:space="preserve"> son datos que </w:t>
      </w:r>
      <w:r>
        <w:t>se procesaran, c</w:t>
      </w:r>
      <w:r w:rsidRPr="00361D60">
        <w:t>ada parámetro va separado por una coma</w:t>
      </w:r>
      <w:r>
        <w:t xml:space="preserve"> y c</w:t>
      </w:r>
      <w:r w:rsidRPr="00361D60">
        <w:t xml:space="preserve">ada instrucción que tenga la función debe terminar </w:t>
      </w:r>
      <w:proofErr w:type="gramStart"/>
      <w:r w:rsidR="001276C2" w:rsidRPr="00361D60">
        <w:t>con</w:t>
      </w:r>
      <w:r w:rsidR="001276C2">
        <w:t xml:space="preserve"> </w:t>
      </w:r>
      <w:r w:rsidR="001276C2" w:rsidRPr="00361D60">
        <w:t>;</w:t>
      </w:r>
      <w:proofErr w:type="gramEnd"/>
      <w:r w:rsidRPr="00361D60">
        <w:t xml:space="preserve"> .</w:t>
      </w:r>
    </w:p>
    <w:p w14:paraId="47C3B807" w14:textId="26E8A289" w:rsidR="0006515C" w:rsidRDefault="0006515C" w:rsidP="0006515C">
      <w:pPr>
        <w:pStyle w:val="Prrafodelista"/>
        <w:numPr>
          <w:ilvl w:val="0"/>
          <w:numId w:val="11"/>
        </w:numPr>
      </w:pPr>
      <w:r>
        <w:rPr>
          <w:noProof/>
        </w:rPr>
        <mc:AlternateContent>
          <mc:Choice Requires="wps">
            <w:drawing>
              <wp:anchor distT="0" distB="0" distL="114300" distR="114300" simplePos="0" relativeHeight="251663360" behindDoc="0" locked="0" layoutInCell="1" allowOverlap="1" wp14:anchorId="162C299B" wp14:editId="797F4977">
                <wp:simplePos x="0" y="0"/>
                <wp:positionH relativeFrom="column">
                  <wp:posOffset>3550285</wp:posOffset>
                </wp:positionH>
                <wp:positionV relativeFrom="paragraph">
                  <wp:posOffset>200660</wp:posOffset>
                </wp:positionV>
                <wp:extent cx="1897380" cy="158115"/>
                <wp:effectExtent l="0" t="0" r="762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1897380" cy="158115"/>
                        </a:xfrm>
                        <a:prstGeom prst="rect">
                          <a:avLst/>
                        </a:prstGeom>
                        <a:solidFill>
                          <a:prstClr val="white"/>
                        </a:solidFill>
                        <a:ln>
                          <a:noFill/>
                        </a:ln>
                      </wps:spPr>
                      <wps:txbx>
                        <w:txbxContent>
                          <w:p w14:paraId="31B6329D" w14:textId="5F4FFBD3" w:rsidR="00AC75E8" w:rsidRPr="000A0916" w:rsidRDefault="00AC75E8" w:rsidP="00AC75E8">
                            <w:pPr>
                              <w:pStyle w:val="Descripcin"/>
                            </w:pPr>
                            <w:r>
                              <w:t>Dato: Pregunta técnica - Hoisting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2C299B" id="_x0000_t202" coordsize="21600,21600" o:spt="202" path="m,l,21600r21600,l21600,xe">
                <v:stroke joinstyle="miter"/>
                <v:path gradientshapeok="t" o:connecttype="rect"/>
              </v:shapetype>
              <v:shape id="Cuadro de texto 6" o:spid="_x0000_s1026" type="#_x0000_t202" style="position:absolute;left:0;text-align:left;margin-left:279.55pt;margin-top:15.8pt;width:149.4pt;height:1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" stroked="f">
                <v:textbox inset="0,0,0,0">
                  <w:txbxContent>
                    <w:p w14:paraId="31B6329D" w14:textId="5F4FFBD3" w:rsidR="00AC75E8" w:rsidRPr="000A0916" w:rsidRDefault="00AC75E8" w:rsidP="00AC75E8">
                      <w:pPr>
                        <w:pStyle w:val="Descripcin"/>
                      </w:pPr>
                      <w:r>
                        <w:t>Dato: Pregunta técnica - Hoisting</w:t>
                      </w:r>
                    </w:p>
                  </w:txbxContent>
                </v:textbox>
                <w10:wrap type="square"/>
              </v:shape>
            </w:pict>
          </mc:Fallback>
        </mc:AlternateContent>
      </w:r>
      <w:r w:rsidRPr="00AC75E8">
        <w:rPr>
          <w:noProof/>
        </w:rPr>
        <w:drawing>
          <wp:anchor distT="0" distB="0" distL="114300" distR="114300" simplePos="0" relativeHeight="251661312" behindDoc="0" locked="0" layoutInCell="1" allowOverlap="1" wp14:anchorId="53D4A6F3" wp14:editId="325E3F2A">
            <wp:simplePos x="0" y="0"/>
            <wp:positionH relativeFrom="page">
              <wp:posOffset>4533900</wp:posOffset>
            </wp:positionH>
            <wp:positionV relativeFrom="paragraph">
              <wp:posOffset>181610</wp:posOffset>
            </wp:positionV>
            <wp:extent cx="2878455" cy="1961515"/>
            <wp:effectExtent l="152400" t="152400" r="360045" b="36258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2874" b="1532"/>
                    <a:stretch/>
                  </pic:blipFill>
                  <pic:spPr bwMode="auto">
                    <a:xfrm>
                      <a:off x="0" y="0"/>
                      <a:ext cx="2878455" cy="19615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48A6" w:rsidRPr="00C548A6">
        <w:rPr>
          <w:b/>
          <w:bCs/>
        </w:rPr>
        <w:t>Diferencias:</w:t>
      </w:r>
      <w:r>
        <w:rPr>
          <w:b/>
          <w:bCs/>
        </w:rPr>
        <w:t xml:space="preserve">   </w:t>
      </w:r>
      <w:r w:rsidR="00133ACE">
        <w:t>A l</w:t>
      </w:r>
      <w:r>
        <w:t xml:space="preserve">as funciones declarativas se les aplica Hoisting, y a la función de </w:t>
      </w:r>
      <w:r>
        <w:br/>
        <w:t xml:space="preserve">expresión, no. </w:t>
      </w:r>
      <w:r>
        <w:br/>
      </w:r>
      <w:r>
        <w:br/>
        <w:t>Ya que el Hoisting solo se aplica en las palabras reservadas var y function.</w:t>
      </w:r>
      <w:r>
        <w:br/>
      </w:r>
      <w:r>
        <w:br/>
        <w:t>Lo que quiere decir que, con las funciones declarativas, podemos mandar a llamar la función antes de que ésta sea declarada, y con la expresión de función, no, tendríamos que declararla primero, y después mandarla llamar.</w:t>
      </w:r>
    </w:p>
    <w:p w14:paraId="1A115E95" w14:textId="1405A306" w:rsidR="0080388B" w:rsidRDefault="0080388B" w:rsidP="00361D60">
      <w:pPr>
        <w:pStyle w:val="Prrafodelista"/>
        <w:ind w:left="0"/>
      </w:pPr>
    </w:p>
    <w:p w14:paraId="374BCE8F" w14:textId="72401252" w:rsidR="0006515C" w:rsidRDefault="0006515C" w:rsidP="00361D60">
      <w:pPr>
        <w:pStyle w:val="Prrafodelista"/>
        <w:ind w:left="0"/>
      </w:pPr>
    </w:p>
    <w:p w14:paraId="1F0BD3D8" w14:textId="381F7682" w:rsidR="0006515C" w:rsidRDefault="0006515C" w:rsidP="00361D60">
      <w:pPr>
        <w:pStyle w:val="Prrafodelista"/>
        <w:ind w:left="0"/>
      </w:pPr>
    </w:p>
    <w:p w14:paraId="2A121F49" w14:textId="787DBD29" w:rsidR="0040607C" w:rsidRDefault="0040607C" w:rsidP="00361D60">
      <w:pPr>
        <w:pStyle w:val="Prrafodelista"/>
        <w:ind w:left="0"/>
      </w:pPr>
    </w:p>
    <w:p w14:paraId="0ACEB872" w14:textId="3786AC48" w:rsidR="0040607C" w:rsidRDefault="0040607C" w:rsidP="00361D60">
      <w:pPr>
        <w:pStyle w:val="Prrafodelista"/>
        <w:ind w:left="0"/>
      </w:pPr>
    </w:p>
    <w:p w14:paraId="448C08D8" w14:textId="4B3C1345" w:rsidR="0040607C" w:rsidRDefault="0040607C" w:rsidP="00361D60">
      <w:pPr>
        <w:pStyle w:val="Prrafodelista"/>
        <w:ind w:left="0"/>
      </w:pPr>
    </w:p>
    <w:p w14:paraId="5ABC1EDF" w14:textId="7DF944EC" w:rsidR="0040607C" w:rsidRDefault="0040607C" w:rsidP="00361D60">
      <w:pPr>
        <w:pStyle w:val="Prrafodelista"/>
        <w:ind w:left="0"/>
      </w:pPr>
    </w:p>
    <w:p w14:paraId="5ED611DC" w14:textId="55781623" w:rsidR="0040607C" w:rsidRDefault="0040607C" w:rsidP="00361D60">
      <w:pPr>
        <w:pStyle w:val="Prrafodelista"/>
        <w:ind w:left="0"/>
      </w:pPr>
    </w:p>
    <w:p w14:paraId="7AF62829" w14:textId="506F98DE" w:rsidR="0040607C" w:rsidRDefault="0040607C" w:rsidP="00361D60">
      <w:pPr>
        <w:pStyle w:val="Prrafodelista"/>
        <w:ind w:left="0"/>
      </w:pPr>
    </w:p>
    <w:p w14:paraId="64484CBF" w14:textId="44B51BE5" w:rsidR="0040607C" w:rsidRDefault="0040607C" w:rsidP="00361D60">
      <w:pPr>
        <w:pStyle w:val="Prrafodelista"/>
        <w:ind w:left="0"/>
      </w:pPr>
    </w:p>
    <w:p w14:paraId="72FBF83B" w14:textId="476ED9AF" w:rsidR="0040607C" w:rsidRDefault="0040607C" w:rsidP="00361D60">
      <w:pPr>
        <w:pStyle w:val="Prrafodelista"/>
        <w:ind w:left="0"/>
      </w:pPr>
    </w:p>
    <w:p w14:paraId="02A1D7EF" w14:textId="15E598A2" w:rsidR="0040607C" w:rsidRDefault="0040607C" w:rsidP="00361D60">
      <w:pPr>
        <w:pStyle w:val="Prrafodelista"/>
        <w:ind w:left="0"/>
      </w:pPr>
    </w:p>
    <w:p w14:paraId="241D4A29" w14:textId="12B2C011" w:rsidR="0040607C" w:rsidRDefault="0040607C" w:rsidP="00361D60">
      <w:pPr>
        <w:pStyle w:val="Prrafodelista"/>
        <w:ind w:left="0"/>
      </w:pPr>
    </w:p>
    <w:p w14:paraId="6E7F165A" w14:textId="1C897428" w:rsidR="0040607C" w:rsidRDefault="0040607C" w:rsidP="00361D60">
      <w:pPr>
        <w:pStyle w:val="Prrafodelista"/>
        <w:ind w:left="0"/>
      </w:pPr>
    </w:p>
    <w:p w14:paraId="6039E6F0" w14:textId="285D7F2C" w:rsidR="0040607C" w:rsidRDefault="0040607C" w:rsidP="00361D60">
      <w:pPr>
        <w:pStyle w:val="Prrafodelista"/>
        <w:ind w:left="0"/>
      </w:pPr>
    </w:p>
    <w:p w14:paraId="25E489BC" w14:textId="4B84C777" w:rsidR="0040607C" w:rsidRDefault="0040607C" w:rsidP="00361D60">
      <w:pPr>
        <w:pStyle w:val="Prrafodelista"/>
        <w:ind w:left="0"/>
      </w:pPr>
    </w:p>
    <w:p w14:paraId="3FE4F5B9" w14:textId="77777777" w:rsidR="0040607C" w:rsidRDefault="0040607C" w:rsidP="00361D60">
      <w:pPr>
        <w:pStyle w:val="Prrafodelista"/>
        <w:ind w:left="0"/>
      </w:pPr>
    </w:p>
    <w:p w14:paraId="789789E9" w14:textId="09CEB858" w:rsidR="0080388B" w:rsidRDefault="0080388B" w:rsidP="0080388B">
      <w:pPr>
        <w:rPr>
          <w:b/>
          <w:bCs/>
          <w:sz w:val="32"/>
          <w:szCs w:val="32"/>
        </w:rPr>
      </w:pPr>
      <w:r>
        <w:rPr>
          <w:b/>
          <w:bCs/>
          <w:sz w:val="32"/>
          <w:szCs w:val="32"/>
        </w:rPr>
        <w:lastRenderedPageBreak/>
        <w:t>¿Qué son Objetos</w:t>
      </w:r>
      <w:r w:rsidRPr="002C0EA7">
        <w:rPr>
          <w:b/>
          <w:bCs/>
          <w:sz w:val="32"/>
          <w:szCs w:val="32"/>
        </w:rPr>
        <w:t>?</w:t>
      </w:r>
    </w:p>
    <w:p w14:paraId="58D53613" w14:textId="77777777" w:rsidR="00BC6EAE" w:rsidRDefault="00BC6EAE" w:rsidP="0080388B"/>
    <w:p w14:paraId="27108280" w14:textId="67787AA3" w:rsidR="0080388B" w:rsidRPr="0006515C" w:rsidRDefault="0080388B" w:rsidP="004D6DD9">
      <w:pPr>
        <w:rPr>
          <w:b/>
          <w:bCs/>
          <w:sz w:val="32"/>
          <w:szCs w:val="32"/>
        </w:rPr>
      </w:pPr>
      <w:r w:rsidRPr="0080388B">
        <w:t xml:space="preserve">Un objeto es una estructura de datos que contiene una colección de propiedades y métodos. </w:t>
      </w:r>
      <w:r>
        <w:br/>
      </w:r>
      <w:r w:rsidRPr="0080388B">
        <w:t>Cada propiedad es un par clave-valor que representa una característica o atributo del objeto, y cada método es una función que representa una acción o comportamiento del objeto.</w:t>
      </w:r>
    </w:p>
    <w:p w14:paraId="2491413B" w14:textId="10CB960E" w:rsidR="0080388B" w:rsidRDefault="0080388B" w:rsidP="004D6DD9">
      <w:pPr>
        <w:rPr>
          <w:noProof/>
        </w:rPr>
      </w:pPr>
      <w:r w:rsidRPr="0080388B">
        <w:rPr>
          <w:noProof/>
        </w:rPr>
        <w:t>Un ejemplo simple de un objeto es un objeto persona:</w:t>
      </w:r>
    </w:p>
    <w:p w14:paraId="1D7C1AD6" w14:textId="77777777" w:rsidR="0080388B" w:rsidRPr="0080388B" w:rsidRDefault="0080388B" w:rsidP="0080388B">
      <w:pPr>
        <w:shd w:val="clear" w:color="auto" w:fill="262335"/>
        <w:spacing w:after="0" w:line="285" w:lineRule="atLeast"/>
        <w:rPr>
          <w:rFonts w:ascii="Consolas" w:eastAsia="Times New Roman" w:hAnsi="Consolas" w:cs="Times New Roman"/>
          <w:color w:val="BBBBBB"/>
          <w:sz w:val="21"/>
          <w:szCs w:val="21"/>
          <w:lang w:eastAsia="es-CL"/>
        </w:rPr>
      </w:pPr>
      <w:r w:rsidRPr="0080388B">
        <w:rPr>
          <w:rFonts w:ascii="Consolas" w:eastAsia="Times New Roman" w:hAnsi="Consolas" w:cs="Times New Roman"/>
          <w:color w:val="FEDE5D"/>
          <w:sz w:val="21"/>
          <w:szCs w:val="21"/>
          <w:lang w:eastAsia="es-CL"/>
        </w:rPr>
        <w:t>let</w:t>
      </w:r>
      <w:r w:rsidRPr="0080388B">
        <w:rPr>
          <w:rFonts w:ascii="Consolas" w:eastAsia="Times New Roman" w:hAnsi="Consolas" w:cs="Times New Roman"/>
          <w:color w:val="BBBBBB"/>
          <w:sz w:val="21"/>
          <w:szCs w:val="21"/>
          <w:lang w:eastAsia="es-CL"/>
        </w:rPr>
        <w:t xml:space="preserve"> </w:t>
      </w:r>
      <w:r w:rsidRPr="0080388B">
        <w:rPr>
          <w:rFonts w:ascii="Consolas" w:eastAsia="Times New Roman" w:hAnsi="Consolas" w:cs="Times New Roman"/>
          <w:color w:val="FF7EDB"/>
          <w:sz w:val="21"/>
          <w:szCs w:val="21"/>
          <w:lang w:eastAsia="es-CL"/>
        </w:rPr>
        <w:t>persona</w:t>
      </w:r>
      <w:r w:rsidRPr="0080388B">
        <w:rPr>
          <w:rFonts w:ascii="Consolas" w:eastAsia="Times New Roman" w:hAnsi="Consolas" w:cs="Times New Roman"/>
          <w:color w:val="BBBBBB"/>
          <w:sz w:val="21"/>
          <w:szCs w:val="21"/>
          <w:lang w:eastAsia="es-CL"/>
        </w:rPr>
        <w:t xml:space="preserve"> </w:t>
      </w:r>
      <w:r w:rsidRPr="0080388B">
        <w:rPr>
          <w:rFonts w:ascii="Consolas" w:eastAsia="Times New Roman" w:hAnsi="Consolas" w:cs="Times New Roman"/>
          <w:color w:val="FFFFFF"/>
          <w:sz w:val="21"/>
          <w:szCs w:val="21"/>
          <w:lang w:eastAsia="es-CL"/>
        </w:rPr>
        <w:t>=</w:t>
      </w:r>
      <w:r w:rsidRPr="0080388B">
        <w:rPr>
          <w:rFonts w:ascii="Consolas" w:eastAsia="Times New Roman" w:hAnsi="Consolas" w:cs="Times New Roman"/>
          <w:color w:val="BBBBBB"/>
          <w:sz w:val="21"/>
          <w:szCs w:val="21"/>
          <w:lang w:eastAsia="es-CL"/>
        </w:rPr>
        <w:t xml:space="preserve"> {</w:t>
      </w:r>
    </w:p>
    <w:p w14:paraId="3D1E435B" w14:textId="77777777" w:rsidR="0080388B" w:rsidRPr="0080388B" w:rsidRDefault="0080388B" w:rsidP="0080388B">
      <w:pPr>
        <w:shd w:val="clear" w:color="auto" w:fill="262335"/>
        <w:spacing w:after="0" w:line="285" w:lineRule="atLeast"/>
        <w:rPr>
          <w:rFonts w:ascii="Consolas" w:eastAsia="Times New Roman" w:hAnsi="Consolas" w:cs="Times New Roman"/>
          <w:color w:val="BBBBBB"/>
          <w:sz w:val="21"/>
          <w:szCs w:val="21"/>
          <w:lang w:eastAsia="es-CL"/>
        </w:rPr>
      </w:pPr>
      <w:r w:rsidRPr="0080388B">
        <w:rPr>
          <w:rFonts w:ascii="Consolas" w:eastAsia="Times New Roman" w:hAnsi="Consolas" w:cs="Times New Roman"/>
          <w:color w:val="BBBBBB"/>
          <w:sz w:val="21"/>
          <w:szCs w:val="21"/>
          <w:lang w:eastAsia="es-CL"/>
        </w:rPr>
        <w:t xml:space="preserve">    </w:t>
      </w:r>
      <w:r w:rsidRPr="0080388B">
        <w:rPr>
          <w:rFonts w:ascii="Consolas" w:eastAsia="Times New Roman" w:hAnsi="Consolas" w:cs="Times New Roman"/>
          <w:color w:val="2EE2FA"/>
          <w:sz w:val="21"/>
          <w:szCs w:val="21"/>
          <w:lang w:eastAsia="es-CL"/>
        </w:rPr>
        <w:t>nombre</w:t>
      </w:r>
      <w:r w:rsidRPr="0080388B">
        <w:rPr>
          <w:rFonts w:ascii="Consolas" w:eastAsia="Times New Roman" w:hAnsi="Consolas" w:cs="Times New Roman"/>
          <w:color w:val="B6B1B1"/>
          <w:sz w:val="21"/>
          <w:szCs w:val="21"/>
          <w:lang w:eastAsia="es-CL"/>
        </w:rPr>
        <w:t>:</w:t>
      </w:r>
      <w:r w:rsidRPr="0080388B">
        <w:rPr>
          <w:rFonts w:ascii="Consolas" w:eastAsia="Times New Roman" w:hAnsi="Consolas" w:cs="Times New Roman"/>
          <w:color w:val="BBBBBB"/>
          <w:sz w:val="21"/>
          <w:szCs w:val="21"/>
          <w:lang w:eastAsia="es-CL"/>
        </w:rPr>
        <w:t xml:space="preserve"> </w:t>
      </w:r>
      <w:r w:rsidRPr="0080388B">
        <w:rPr>
          <w:rFonts w:ascii="Consolas" w:eastAsia="Times New Roman" w:hAnsi="Consolas" w:cs="Times New Roman"/>
          <w:color w:val="FF8B39"/>
          <w:sz w:val="21"/>
          <w:szCs w:val="21"/>
          <w:lang w:eastAsia="es-CL"/>
        </w:rPr>
        <w:t>"Daniel"</w:t>
      </w:r>
      <w:r w:rsidRPr="0080388B">
        <w:rPr>
          <w:rFonts w:ascii="Consolas" w:eastAsia="Times New Roman" w:hAnsi="Consolas" w:cs="Times New Roman"/>
          <w:color w:val="BBBBBB"/>
          <w:sz w:val="21"/>
          <w:szCs w:val="21"/>
          <w:lang w:eastAsia="es-CL"/>
        </w:rPr>
        <w:t>,</w:t>
      </w:r>
    </w:p>
    <w:p w14:paraId="4D0ADC10" w14:textId="77777777" w:rsidR="0080388B" w:rsidRPr="0080388B" w:rsidRDefault="0080388B" w:rsidP="0080388B">
      <w:pPr>
        <w:shd w:val="clear" w:color="auto" w:fill="262335"/>
        <w:spacing w:after="0" w:line="285" w:lineRule="atLeast"/>
        <w:rPr>
          <w:rFonts w:ascii="Consolas" w:eastAsia="Times New Roman" w:hAnsi="Consolas" w:cs="Times New Roman"/>
          <w:color w:val="BBBBBB"/>
          <w:sz w:val="21"/>
          <w:szCs w:val="21"/>
          <w:lang w:eastAsia="es-CL"/>
        </w:rPr>
      </w:pPr>
      <w:r w:rsidRPr="0080388B">
        <w:rPr>
          <w:rFonts w:ascii="Consolas" w:eastAsia="Times New Roman" w:hAnsi="Consolas" w:cs="Times New Roman"/>
          <w:color w:val="BBBBBB"/>
          <w:sz w:val="21"/>
          <w:szCs w:val="21"/>
          <w:lang w:eastAsia="es-CL"/>
        </w:rPr>
        <w:t xml:space="preserve">    </w:t>
      </w:r>
      <w:r w:rsidRPr="0080388B">
        <w:rPr>
          <w:rFonts w:ascii="Consolas" w:eastAsia="Times New Roman" w:hAnsi="Consolas" w:cs="Times New Roman"/>
          <w:color w:val="2EE2FA"/>
          <w:sz w:val="21"/>
          <w:szCs w:val="21"/>
          <w:lang w:eastAsia="es-CL"/>
        </w:rPr>
        <w:t>edad</w:t>
      </w:r>
      <w:r w:rsidRPr="0080388B">
        <w:rPr>
          <w:rFonts w:ascii="Consolas" w:eastAsia="Times New Roman" w:hAnsi="Consolas" w:cs="Times New Roman"/>
          <w:color w:val="B6B1B1"/>
          <w:sz w:val="21"/>
          <w:szCs w:val="21"/>
          <w:lang w:eastAsia="es-CL"/>
        </w:rPr>
        <w:t>:</w:t>
      </w:r>
      <w:r w:rsidRPr="0080388B">
        <w:rPr>
          <w:rFonts w:ascii="Consolas" w:eastAsia="Times New Roman" w:hAnsi="Consolas" w:cs="Times New Roman"/>
          <w:color w:val="BBBBBB"/>
          <w:sz w:val="21"/>
          <w:szCs w:val="21"/>
          <w:lang w:eastAsia="es-CL"/>
        </w:rPr>
        <w:t xml:space="preserve"> </w:t>
      </w:r>
      <w:r w:rsidRPr="0080388B">
        <w:rPr>
          <w:rFonts w:ascii="Consolas" w:eastAsia="Times New Roman" w:hAnsi="Consolas" w:cs="Times New Roman"/>
          <w:color w:val="2EE2FA"/>
          <w:sz w:val="21"/>
          <w:szCs w:val="21"/>
          <w:lang w:eastAsia="es-CL"/>
        </w:rPr>
        <w:t>30</w:t>
      </w:r>
      <w:r w:rsidRPr="0080388B">
        <w:rPr>
          <w:rFonts w:ascii="Consolas" w:eastAsia="Times New Roman" w:hAnsi="Consolas" w:cs="Times New Roman"/>
          <w:color w:val="BBBBBB"/>
          <w:sz w:val="21"/>
          <w:szCs w:val="21"/>
          <w:lang w:eastAsia="es-CL"/>
        </w:rPr>
        <w:t>,</w:t>
      </w:r>
    </w:p>
    <w:p w14:paraId="34A94222" w14:textId="77777777" w:rsidR="0080388B" w:rsidRPr="0080388B" w:rsidRDefault="0080388B" w:rsidP="0080388B">
      <w:pPr>
        <w:shd w:val="clear" w:color="auto" w:fill="262335"/>
        <w:spacing w:after="0" w:line="285" w:lineRule="atLeast"/>
        <w:rPr>
          <w:rFonts w:ascii="Consolas" w:eastAsia="Times New Roman" w:hAnsi="Consolas" w:cs="Times New Roman"/>
          <w:color w:val="BBBBBB"/>
          <w:sz w:val="21"/>
          <w:szCs w:val="21"/>
          <w:lang w:eastAsia="es-CL"/>
        </w:rPr>
      </w:pPr>
      <w:r w:rsidRPr="0080388B">
        <w:rPr>
          <w:rFonts w:ascii="Consolas" w:eastAsia="Times New Roman" w:hAnsi="Consolas" w:cs="Times New Roman"/>
          <w:color w:val="BBBBBB"/>
          <w:sz w:val="21"/>
          <w:szCs w:val="21"/>
          <w:lang w:eastAsia="es-CL"/>
        </w:rPr>
        <w:t xml:space="preserve">    </w:t>
      </w:r>
      <w:r w:rsidRPr="0080388B">
        <w:rPr>
          <w:rFonts w:ascii="Consolas" w:eastAsia="Times New Roman" w:hAnsi="Consolas" w:cs="Times New Roman"/>
          <w:color w:val="36F9F6"/>
          <w:sz w:val="21"/>
          <w:szCs w:val="21"/>
          <w:lang w:eastAsia="es-CL"/>
        </w:rPr>
        <w:t>saludar</w:t>
      </w:r>
      <w:r w:rsidRPr="0080388B">
        <w:rPr>
          <w:rFonts w:ascii="Consolas" w:eastAsia="Times New Roman" w:hAnsi="Consolas" w:cs="Times New Roman"/>
          <w:color w:val="B6B1B1"/>
          <w:sz w:val="21"/>
          <w:szCs w:val="21"/>
          <w:lang w:eastAsia="es-CL"/>
        </w:rPr>
        <w:t>:</w:t>
      </w:r>
      <w:r w:rsidRPr="0080388B">
        <w:rPr>
          <w:rFonts w:ascii="Consolas" w:eastAsia="Times New Roman" w:hAnsi="Consolas" w:cs="Times New Roman"/>
          <w:color w:val="BBBBBB"/>
          <w:sz w:val="21"/>
          <w:szCs w:val="21"/>
          <w:lang w:eastAsia="es-CL"/>
        </w:rPr>
        <w:t xml:space="preserve"> </w:t>
      </w:r>
      <w:proofErr w:type="gramStart"/>
      <w:r w:rsidRPr="0080388B">
        <w:rPr>
          <w:rFonts w:ascii="Consolas" w:eastAsia="Times New Roman" w:hAnsi="Consolas" w:cs="Times New Roman"/>
          <w:color w:val="FEDE5D"/>
          <w:sz w:val="21"/>
          <w:szCs w:val="21"/>
          <w:lang w:eastAsia="es-CL"/>
        </w:rPr>
        <w:t>function</w:t>
      </w:r>
      <w:r w:rsidRPr="0080388B">
        <w:rPr>
          <w:rFonts w:ascii="Consolas" w:eastAsia="Times New Roman" w:hAnsi="Consolas" w:cs="Times New Roman"/>
          <w:color w:val="BBBBBB"/>
          <w:sz w:val="21"/>
          <w:szCs w:val="21"/>
          <w:lang w:eastAsia="es-CL"/>
        </w:rPr>
        <w:t>(</w:t>
      </w:r>
      <w:proofErr w:type="gramEnd"/>
      <w:r w:rsidRPr="0080388B">
        <w:rPr>
          <w:rFonts w:ascii="Consolas" w:eastAsia="Times New Roman" w:hAnsi="Consolas" w:cs="Times New Roman"/>
          <w:color w:val="BBBBBB"/>
          <w:sz w:val="21"/>
          <w:szCs w:val="21"/>
          <w:lang w:eastAsia="es-CL"/>
        </w:rPr>
        <w:t>) {</w:t>
      </w:r>
    </w:p>
    <w:p w14:paraId="5C5AD08A" w14:textId="59148DF3" w:rsidR="0080388B" w:rsidRPr="0080388B" w:rsidRDefault="0080388B" w:rsidP="00BC6EAE">
      <w:pPr>
        <w:shd w:val="clear" w:color="auto" w:fill="262335"/>
        <w:spacing w:line="285" w:lineRule="atLeast"/>
        <w:rPr>
          <w:rFonts w:ascii="Consolas" w:eastAsia="Times New Roman" w:hAnsi="Consolas" w:cs="Times New Roman"/>
          <w:color w:val="BBBBBB"/>
          <w:sz w:val="21"/>
          <w:szCs w:val="21"/>
          <w:lang w:eastAsia="es-CL"/>
        </w:rPr>
      </w:pPr>
      <w:r w:rsidRPr="0080388B">
        <w:rPr>
          <w:rFonts w:ascii="Consolas" w:eastAsia="Times New Roman" w:hAnsi="Consolas" w:cs="Times New Roman"/>
          <w:color w:val="BBBBBB"/>
          <w:sz w:val="21"/>
          <w:szCs w:val="21"/>
          <w:lang w:eastAsia="es-CL"/>
        </w:rPr>
        <w:t xml:space="preserve">        </w:t>
      </w:r>
      <w:proofErr w:type="gramStart"/>
      <w:r w:rsidRPr="0080388B">
        <w:rPr>
          <w:rFonts w:ascii="Consolas" w:eastAsia="Times New Roman" w:hAnsi="Consolas" w:cs="Times New Roman"/>
          <w:color w:val="FF7EDB"/>
          <w:sz w:val="21"/>
          <w:szCs w:val="21"/>
          <w:lang w:eastAsia="es-CL"/>
        </w:rPr>
        <w:t>console</w:t>
      </w:r>
      <w:r w:rsidRPr="0080388B">
        <w:rPr>
          <w:rFonts w:ascii="Consolas" w:eastAsia="Times New Roman" w:hAnsi="Consolas" w:cs="Times New Roman"/>
          <w:color w:val="BBBBBB"/>
          <w:sz w:val="21"/>
          <w:szCs w:val="21"/>
          <w:lang w:eastAsia="es-CL"/>
        </w:rPr>
        <w:t>.</w:t>
      </w:r>
      <w:r w:rsidRPr="0080388B">
        <w:rPr>
          <w:rFonts w:ascii="Consolas" w:eastAsia="Times New Roman" w:hAnsi="Consolas" w:cs="Times New Roman"/>
          <w:color w:val="36F9F6"/>
          <w:sz w:val="21"/>
          <w:szCs w:val="21"/>
          <w:lang w:eastAsia="es-CL"/>
        </w:rPr>
        <w:t>log</w:t>
      </w:r>
      <w:r w:rsidRPr="0080388B">
        <w:rPr>
          <w:rFonts w:ascii="Consolas" w:eastAsia="Times New Roman" w:hAnsi="Consolas" w:cs="Times New Roman"/>
          <w:color w:val="BBBBBB"/>
          <w:sz w:val="21"/>
          <w:szCs w:val="21"/>
          <w:lang w:eastAsia="es-CL"/>
        </w:rPr>
        <w:t>(</w:t>
      </w:r>
      <w:proofErr w:type="gramEnd"/>
      <w:r w:rsidR="00BC6EAE" w:rsidRPr="00BC6EAE">
        <w:rPr>
          <w:rFonts w:ascii="Consolas" w:eastAsia="Times New Roman" w:hAnsi="Consolas" w:cs="Times New Roman"/>
          <w:color w:val="FF8B39"/>
          <w:sz w:val="21"/>
          <w:szCs w:val="21"/>
          <w:lang w:eastAsia="es-CL"/>
        </w:rPr>
        <w:t>`</w:t>
      </w:r>
      <w:r w:rsidRPr="0080388B">
        <w:rPr>
          <w:rFonts w:ascii="Consolas" w:eastAsia="Times New Roman" w:hAnsi="Consolas" w:cs="Times New Roman"/>
          <w:color w:val="FF8B39"/>
          <w:sz w:val="21"/>
          <w:szCs w:val="21"/>
          <w:lang w:eastAsia="es-CL"/>
        </w:rPr>
        <w:t>Hola, mi nombre es</w:t>
      </w:r>
      <w:r w:rsidRPr="0080388B">
        <w:rPr>
          <w:rFonts w:ascii="Consolas" w:eastAsia="Times New Roman" w:hAnsi="Consolas" w:cs="Times New Roman"/>
          <w:color w:val="BBBBBB"/>
          <w:sz w:val="21"/>
          <w:szCs w:val="21"/>
          <w:lang w:eastAsia="es-CL"/>
        </w:rPr>
        <w:t xml:space="preserve"> </w:t>
      </w:r>
      <w:r w:rsidR="00BC6EAE" w:rsidRPr="00BC6EAE">
        <w:rPr>
          <w:rFonts w:ascii="Consolas" w:eastAsia="Times New Roman" w:hAnsi="Consolas" w:cs="Times New Roman"/>
          <w:color w:val="72F1B8"/>
          <w:sz w:val="21"/>
          <w:szCs w:val="21"/>
          <w:lang w:eastAsia="es-CL"/>
        </w:rPr>
        <w:t>${</w:t>
      </w:r>
      <w:proofErr w:type="spellStart"/>
      <w:r w:rsidR="00BC6EAE" w:rsidRPr="0080388B">
        <w:rPr>
          <w:rFonts w:ascii="Consolas" w:eastAsia="Times New Roman" w:hAnsi="Consolas" w:cs="Times New Roman"/>
          <w:b/>
          <w:bCs/>
          <w:color w:val="FE4450"/>
          <w:sz w:val="21"/>
          <w:szCs w:val="21"/>
          <w:lang w:eastAsia="es-CL"/>
        </w:rPr>
        <w:t>this</w:t>
      </w:r>
      <w:r w:rsidR="00BC6EAE" w:rsidRPr="0080388B">
        <w:rPr>
          <w:rFonts w:ascii="Consolas" w:eastAsia="Times New Roman" w:hAnsi="Consolas" w:cs="Times New Roman"/>
          <w:color w:val="BBBBBB"/>
          <w:sz w:val="21"/>
          <w:szCs w:val="21"/>
          <w:lang w:eastAsia="es-CL"/>
        </w:rPr>
        <w:t>.</w:t>
      </w:r>
      <w:r w:rsidR="00BC6EAE" w:rsidRPr="0080388B">
        <w:rPr>
          <w:rFonts w:ascii="Consolas" w:eastAsia="Times New Roman" w:hAnsi="Consolas" w:cs="Times New Roman"/>
          <w:color w:val="2EE2FA"/>
          <w:sz w:val="21"/>
          <w:szCs w:val="21"/>
          <w:lang w:eastAsia="es-CL"/>
        </w:rPr>
        <w:t>nombre</w:t>
      </w:r>
      <w:proofErr w:type="spellEnd"/>
      <w:r w:rsidR="00BC6EAE" w:rsidRPr="00BC6EAE">
        <w:rPr>
          <w:rFonts w:ascii="Consolas" w:eastAsia="Times New Roman" w:hAnsi="Consolas" w:cs="Times New Roman"/>
          <w:color w:val="72F1B8"/>
          <w:sz w:val="21"/>
          <w:szCs w:val="21"/>
          <w:lang w:eastAsia="es-CL"/>
        </w:rPr>
        <w:t>}</w:t>
      </w:r>
      <w:r w:rsidR="00BC6EAE" w:rsidRPr="00BC6EAE">
        <w:rPr>
          <w:rFonts w:ascii="Consolas" w:eastAsia="Times New Roman" w:hAnsi="Consolas" w:cs="Times New Roman"/>
          <w:color w:val="FF8B39"/>
          <w:sz w:val="21"/>
          <w:szCs w:val="21"/>
          <w:lang w:eastAsia="es-CL"/>
        </w:rPr>
        <w:t>`</w:t>
      </w:r>
      <w:r w:rsidRPr="0080388B">
        <w:rPr>
          <w:rFonts w:ascii="Consolas" w:eastAsia="Times New Roman" w:hAnsi="Consolas" w:cs="Times New Roman"/>
          <w:color w:val="BBBBBB"/>
          <w:sz w:val="21"/>
          <w:szCs w:val="21"/>
          <w:lang w:eastAsia="es-CL"/>
        </w:rPr>
        <w:t>);</w:t>
      </w:r>
    </w:p>
    <w:p w14:paraId="22FF3532" w14:textId="77777777" w:rsidR="0080388B" w:rsidRPr="0080388B" w:rsidRDefault="0080388B" w:rsidP="0080388B">
      <w:pPr>
        <w:shd w:val="clear" w:color="auto" w:fill="262335"/>
        <w:spacing w:after="0" w:line="285" w:lineRule="atLeast"/>
        <w:rPr>
          <w:rFonts w:ascii="Consolas" w:eastAsia="Times New Roman" w:hAnsi="Consolas" w:cs="Times New Roman"/>
          <w:color w:val="BBBBBB"/>
          <w:sz w:val="21"/>
          <w:szCs w:val="21"/>
          <w:lang w:eastAsia="es-CL"/>
        </w:rPr>
      </w:pPr>
      <w:r w:rsidRPr="0080388B">
        <w:rPr>
          <w:rFonts w:ascii="Consolas" w:eastAsia="Times New Roman" w:hAnsi="Consolas" w:cs="Times New Roman"/>
          <w:color w:val="BBBBBB"/>
          <w:sz w:val="21"/>
          <w:szCs w:val="21"/>
          <w:lang w:eastAsia="es-CL"/>
        </w:rPr>
        <w:t>    }</w:t>
      </w:r>
    </w:p>
    <w:p w14:paraId="33A88AB1" w14:textId="77777777" w:rsidR="0080388B" w:rsidRPr="0080388B" w:rsidRDefault="0080388B" w:rsidP="0080388B">
      <w:pPr>
        <w:shd w:val="clear" w:color="auto" w:fill="262335"/>
        <w:spacing w:after="0" w:line="285" w:lineRule="atLeast"/>
        <w:rPr>
          <w:rFonts w:ascii="Consolas" w:eastAsia="Times New Roman" w:hAnsi="Consolas" w:cs="Times New Roman"/>
          <w:color w:val="BBBBBB"/>
          <w:sz w:val="21"/>
          <w:szCs w:val="21"/>
          <w:lang w:eastAsia="es-CL"/>
        </w:rPr>
      </w:pPr>
      <w:r w:rsidRPr="0080388B">
        <w:rPr>
          <w:rFonts w:ascii="Consolas" w:eastAsia="Times New Roman" w:hAnsi="Consolas" w:cs="Times New Roman"/>
          <w:color w:val="BBBBBB"/>
          <w:sz w:val="21"/>
          <w:szCs w:val="21"/>
          <w:lang w:eastAsia="es-CL"/>
        </w:rPr>
        <w:t>};</w:t>
      </w:r>
    </w:p>
    <w:p w14:paraId="63DD85BC" w14:textId="77777777" w:rsidR="0080388B" w:rsidRPr="0080388B" w:rsidRDefault="0080388B" w:rsidP="0080388B">
      <w:pPr>
        <w:shd w:val="clear" w:color="auto" w:fill="262335"/>
        <w:spacing w:after="0" w:line="285" w:lineRule="atLeast"/>
        <w:rPr>
          <w:rFonts w:ascii="Consolas" w:eastAsia="Times New Roman" w:hAnsi="Consolas" w:cs="Times New Roman"/>
          <w:color w:val="BBBBBB"/>
          <w:sz w:val="21"/>
          <w:szCs w:val="21"/>
          <w:lang w:eastAsia="es-CL"/>
        </w:rPr>
      </w:pPr>
    </w:p>
    <w:p w14:paraId="44606A8B" w14:textId="517854AF" w:rsidR="0080388B" w:rsidRPr="0080388B" w:rsidRDefault="0080388B" w:rsidP="0080388B">
      <w:pPr>
        <w:shd w:val="clear" w:color="auto" w:fill="262335"/>
        <w:spacing w:after="0" w:line="285" w:lineRule="atLeast"/>
        <w:rPr>
          <w:rFonts w:ascii="Consolas" w:eastAsia="Times New Roman" w:hAnsi="Consolas" w:cs="Times New Roman"/>
          <w:color w:val="BBBBBB"/>
          <w:sz w:val="21"/>
          <w:szCs w:val="21"/>
          <w:lang w:eastAsia="es-CL"/>
        </w:rPr>
      </w:pPr>
      <w:r w:rsidRPr="0080388B">
        <w:rPr>
          <w:rFonts w:ascii="Consolas" w:eastAsia="Times New Roman" w:hAnsi="Consolas" w:cs="Times New Roman"/>
          <w:color w:val="BBBBBB"/>
          <w:sz w:val="21"/>
          <w:szCs w:val="21"/>
          <w:lang w:eastAsia="es-CL"/>
        </w:rPr>
        <w:t xml:space="preserve">  </w:t>
      </w:r>
      <w:r w:rsidRPr="0080388B">
        <w:rPr>
          <w:rFonts w:ascii="Consolas" w:eastAsia="Times New Roman" w:hAnsi="Consolas" w:cs="Times New Roman"/>
          <w:color w:val="FF7EDB"/>
          <w:sz w:val="21"/>
          <w:szCs w:val="21"/>
          <w:lang w:eastAsia="es-CL"/>
        </w:rPr>
        <w:t>console</w:t>
      </w:r>
      <w:r w:rsidRPr="0080388B">
        <w:rPr>
          <w:rFonts w:ascii="Consolas" w:eastAsia="Times New Roman" w:hAnsi="Consolas" w:cs="Times New Roman"/>
          <w:color w:val="BBBBBB"/>
          <w:sz w:val="21"/>
          <w:szCs w:val="21"/>
          <w:lang w:eastAsia="es-CL"/>
        </w:rPr>
        <w:t>.</w:t>
      </w:r>
      <w:r w:rsidRPr="0080388B">
        <w:rPr>
          <w:rFonts w:ascii="Consolas" w:eastAsia="Times New Roman" w:hAnsi="Consolas" w:cs="Times New Roman"/>
          <w:color w:val="36F9F6"/>
          <w:sz w:val="21"/>
          <w:szCs w:val="21"/>
          <w:lang w:eastAsia="es-CL"/>
        </w:rPr>
        <w:t>log</w:t>
      </w:r>
      <w:r w:rsidRPr="0080388B">
        <w:rPr>
          <w:rFonts w:ascii="Consolas" w:eastAsia="Times New Roman" w:hAnsi="Consolas" w:cs="Times New Roman"/>
          <w:color w:val="BBBBBB"/>
          <w:sz w:val="21"/>
          <w:szCs w:val="21"/>
          <w:lang w:eastAsia="es-CL"/>
        </w:rPr>
        <w:t>(</w:t>
      </w:r>
      <w:proofErr w:type="spellStart"/>
      <w:proofErr w:type="gramStart"/>
      <w:r w:rsidRPr="0080388B">
        <w:rPr>
          <w:rFonts w:ascii="Consolas" w:eastAsia="Times New Roman" w:hAnsi="Consolas" w:cs="Times New Roman"/>
          <w:color w:val="FF7EDB"/>
          <w:sz w:val="21"/>
          <w:szCs w:val="21"/>
          <w:lang w:eastAsia="es-CL"/>
        </w:rPr>
        <w:t>persona</w:t>
      </w:r>
      <w:r w:rsidRPr="0080388B">
        <w:rPr>
          <w:rFonts w:ascii="Consolas" w:eastAsia="Times New Roman" w:hAnsi="Consolas" w:cs="Times New Roman"/>
          <w:color w:val="BBBBBB"/>
          <w:sz w:val="21"/>
          <w:szCs w:val="21"/>
          <w:lang w:eastAsia="es-CL"/>
        </w:rPr>
        <w:t>.</w:t>
      </w:r>
      <w:r w:rsidRPr="0080388B">
        <w:rPr>
          <w:rFonts w:ascii="Consolas" w:eastAsia="Times New Roman" w:hAnsi="Consolas" w:cs="Times New Roman"/>
          <w:color w:val="2EE2FA"/>
          <w:sz w:val="21"/>
          <w:szCs w:val="21"/>
          <w:lang w:eastAsia="es-CL"/>
        </w:rPr>
        <w:t>nombre</w:t>
      </w:r>
      <w:proofErr w:type="spellEnd"/>
      <w:proofErr w:type="gramEnd"/>
      <w:r w:rsidRPr="0080388B">
        <w:rPr>
          <w:rFonts w:ascii="Consolas" w:eastAsia="Times New Roman" w:hAnsi="Consolas" w:cs="Times New Roman"/>
          <w:color w:val="BBBBBB"/>
          <w:sz w:val="21"/>
          <w:szCs w:val="21"/>
          <w:lang w:eastAsia="es-CL"/>
        </w:rPr>
        <w:t>);  </w:t>
      </w:r>
      <w:r w:rsidRPr="0080388B">
        <w:rPr>
          <w:rFonts w:ascii="Consolas" w:eastAsia="Times New Roman" w:hAnsi="Consolas" w:cs="Times New Roman"/>
          <w:i/>
          <w:iCs/>
          <w:color w:val="848BBD"/>
          <w:sz w:val="21"/>
          <w:szCs w:val="21"/>
          <w:lang w:eastAsia="es-CL"/>
        </w:rPr>
        <w:t>// imprime "</w:t>
      </w:r>
      <w:r w:rsidR="00BC6EAE">
        <w:rPr>
          <w:rFonts w:ascii="Consolas" w:eastAsia="Times New Roman" w:hAnsi="Consolas" w:cs="Times New Roman"/>
          <w:i/>
          <w:iCs/>
          <w:color w:val="848BBD"/>
          <w:sz w:val="21"/>
          <w:szCs w:val="21"/>
          <w:lang w:eastAsia="es-CL"/>
        </w:rPr>
        <w:t>Daniel</w:t>
      </w:r>
      <w:r w:rsidRPr="0080388B">
        <w:rPr>
          <w:rFonts w:ascii="Consolas" w:eastAsia="Times New Roman" w:hAnsi="Consolas" w:cs="Times New Roman"/>
          <w:i/>
          <w:iCs/>
          <w:color w:val="848BBD"/>
          <w:sz w:val="21"/>
          <w:szCs w:val="21"/>
          <w:lang w:eastAsia="es-CL"/>
        </w:rPr>
        <w:t>"</w:t>
      </w:r>
    </w:p>
    <w:p w14:paraId="41E429E4" w14:textId="77777777" w:rsidR="0080388B" w:rsidRPr="0080388B" w:rsidRDefault="0080388B" w:rsidP="0080388B">
      <w:pPr>
        <w:shd w:val="clear" w:color="auto" w:fill="262335"/>
        <w:spacing w:after="0" w:line="285" w:lineRule="atLeast"/>
        <w:rPr>
          <w:rFonts w:ascii="Consolas" w:eastAsia="Times New Roman" w:hAnsi="Consolas" w:cs="Times New Roman"/>
          <w:color w:val="BBBBBB"/>
          <w:sz w:val="21"/>
          <w:szCs w:val="21"/>
          <w:lang w:eastAsia="es-CL"/>
        </w:rPr>
      </w:pPr>
      <w:r w:rsidRPr="0080388B">
        <w:rPr>
          <w:rFonts w:ascii="Consolas" w:eastAsia="Times New Roman" w:hAnsi="Consolas" w:cs="Times New Roman"/>
          <w:color w:val="BBBBBB"/>
          <w:sz w:val="21"/>
          <w:szCs w:val="21"/>
          <w:lang w:eastAsia="es-CL"/>
        </w:rPr>
        <w:t xml:space="preserve">  </w:t>
      </w:r>
      <w:r w:rsidRPr="0080388B">
        <w:rPr>
          <w:rFonts w:ascii="Consolas" w:eastAsia="Times New Roman" w:hAnsi="Consolas" w:cs="Times New Roman"/>
          <w:color w:val="FF7EDB"/>
          <w:sz w:val="21"/>
          <w:szCs w:val="21"/>
          <w:lang w:eastAsia="es-CL"/>
        </w:rPr>
        <w:t>console</w:t>
      </w:r>
      <w:r w:rsidRPr="0080388B">
        <w:rPr>
          <w:rFonts w:ascii="Consolas" w:eastAsia="Times New Roman" w:hAnsi="Consolas" w:cs="Times New Roman"/>
          <w:color w:val="BBBBBB"/>
          <w:sz w:val="21"/>
          <w:szCs w:val="21"/>
          <w:lang w:eastAsia="es-CL"/>
        </w:rPr>
        <w:t>.</w:t>
      </w:r>
      <w:r w:rsidRPr="0080388B">
        <w:rPr>
          <w:rFonts w:ascii="Consolas" w:eastAsia="Times New Roman" w:hAnsi="Consolas" w:cs="Times New Roman"/>
          <w:color w:val="36F9F6"/>
          <w:sz w:val="21"/>
          <w:szCs w:val="21"/>
          <w:lang w:eastAsia="es-CL"/>
        </w:rPr>
        <w:t>log</w:t>
      </w:r>
      <w:r w:rsidRPr="0080388B">
        <w:rPr>
          <w:rFonts w:ascii="Consolas" w:eastAsia="Times New Roman" w:hAnsi="Consolas" w:cs="Times New Roman"/>
          <w:color w:val="BBBBBB"/>
          <w:sz w:val="21"/>
          <w:szCs w:val="21"/>
          <w:lang w:eastAsia="es-CL"/>
        </w:rPr>
        <w:t>(</w:t>
      </w:r>
      <w:proofErr w:type="spellStart"/>
      <w:proofErr w:type="gramStart"/>
      <w:r w:rsidRPr="0080388B">
        <w:rPr>
          <w:rFonts w:ascii="Consolas" w:eastAsia="Times New Roman" w:hAnsi="Consolas" w:cs="Times New Roman"/>
          <w:color w:val="FF7EDB"/>
          <w:sz w:val="21"/>
          <w:szCs w:val="21"/>
          <w:lang w:eastAsia="es-CL"/>
        </w:rPr>
        <w:t>persona</w:t>
      </w:r>
      <w:r w:rsidRPr="0080388B">
        <w:rPr>
          <w:rFonts w:ascii="Consolas" w:eastAsia="Times New Roman" w:hAnsi="Consolas" w:cs="Times New Roman"/>
          <w:color w:val="BBBBBB"/>
          <w:sz w:val="21"/>
          <w:szCs w:val="21"/>
          <w:lang w:eastAsia="es-CL"/>
        </w:rPr>
        <w:t>.</w:t>
      </w:r>
      <w:r w:rsidRPr="0080388B">
        <w:rPr>
          <w:rFonts w:ascii="Consolas" w:eastAsia="Times New Roman" w:hAnsi="Consolas" w:cs="Times New Roman"/>
          <w:color w:val="2EE2FA"/>
          <w:sz w:val="21"/>
          <w:szCs w:val="21"/>
          <w:lang w:eastAsia="es-CL"/>
        </w:rPr>
        <w:t>edad</w:t>
      </w:r>
      <w:proofErr w:type="spellEnd"/>
      <w:proofErr w:type="gramEnd"/>
      <w:r w:rsidRPr="0080388B">
        <w:rPr>
          <w:rFonts w:ascii="Consolas" w:eastAsia="Times New Roman" w:hAnsi="Consolas" w:cs="Times New Roman"/>
          <w:color w:val="BBBBBB"/>
          <w:sz w:val="21"/>
          <w:szCs w:val="21"/>
          <w:lang w:eastAsia="es-CL"/>
        </w:rPr>
        <w:t xml:space="preserve">);     </w:t>
      </w:r>
      <w:r w:rsidRPr="0080388B">
        <w:rPr>
          <w:rFonts w:ascii="Consolas" w:eastAsia="Times New Roman" w:hAnsi="Consolas" w:cs="Times New Roman"/>
          <w:i/>
          <w:iCs/>
          <w:color w:val="848BBD"/>
          <w:sz w:val="21"/>
          <w:szCs w:val="21"/>
          <w:lang w:eastAsia="es-CL"/>
        </w:rPr>
        <w:t>// imprime 30</w:t>
      </w:r>
    </w:p>
    <w:p w14:paraId="6927F009" w14:textId="77777777" w:rsidR="0080388B" w:rsidRPr="0080388B" w:rsidRDefault="0080388B" w:rsidP="0080388B">
      <w:pPr>
        <w:shd w:val="clear" w:color="auto" w:fill="262335"/>
        <w:spacing w:after="0" w:line="285" w:lineRule="atLeast"/>
        <w:rPr>
          <w:rFonts w:ascii="Consolas" w:eastAsia="Times New Roman" w:hAnsi="Consolas" w:cs="Times New Roman"/>
          <w:color w:val="BBBBBB"/>
          <w:sz w:val="21"/>
          <w:szCs w:val="21"/>
          <w:lang w:eastAsia="es-CL"/>
        </w:rPr>
      </w:pPr>
      <w:r w:rsidRPr="0080388B">
        <w:rPr>
          <w:rFonts w:ascii="Consolas" w:eastAsia="Times New Roman" w:hAnsi="Consolas" w:cs="Times New Roman"/>
          <w:color w:val="BBBBBB"/>
          <w:sz w:val="21"/>
          <w:szCs w:val="21"/>
          <w:lang w:eastAsia="es-CL"/>
        </w:rPr>
        <w:t xml:space="preserve">  </w:t>
      </w:r>
      <w:proofErr w:type="spellStart"/>
      <w:proofErr w:type="gramStart"/>
      <w:r w:rsidRPr="0080388B">
        <w:rPr>
          <w:rFonts w:ascii="Consolas" w:eastAsia="Times New Roman" w:hAnsi="Consolas" w:cs="Times New Roman"/>
          <w:color w:val="FF7EDB"/>
          <w:sz w:val="21"/>
          <w:szCs w:val="21"/>
          <w:lang w:eastAsia="es-CL"/>
        </w:rPr>
        <w:t>persona</w:t>
      </w:r>
      <w:r w:rsidRPr="0080388B">
        <w:rPr>
          <w:rFonts w:ascii="Consolas" w:eastAsia="Times New Roman" w:hAnsi="Consolas" w:cs="Times New Roman"/>
          <w:color w:val="BBBBBB"/>
          <w:sz w:val="21"/>
          <w:szCs w:val="21"/>
          <w:lang w:eastAsia="es-CL"/>
        </w:rPr>
        <w:t>.</w:t>
      </w:r>
      <w:r w:rsidRPr="0080388B">
        <w:rPr>
          <w:rFonts w:ascii="Consolas" w:eastAsia="Times New Roman" w:hAnsi="Consolas" w:cs="Times New Roman"/>
          <w:color w:val="36F9F6"/>
          <w:sz w:val="21"/>
          <w:szCs w:val="21"/>
          <w:lang w:eastAsia="es-CL"/>
        </w:rPr>
        <w:t>saludar</w:t>
      </w:r>
      <w:proofErr w:type="spellEnd"/>
      <w:proofErr w:type="gramEnd"/>
      <w:r w:rsidRPr="0080388B">
        <w:rPr>
          <w:rFonts w:ascii="Consolas" w:eastAsia="Times New Roman" w:hAnsi="Consolas" w:cs="Times New Roman"/>
          <w:color w:val="BBBBBB"/>
          <w:sz w:val="21"/>
          <w:szCs w:val="21"/>
          <w:lang w:eastAsia="es-CL"/>
        </w:rPr>
        <w:t xml:space="preserve">();             </w:t>
      </w:r>
      <w:r w:rsidRPr="0080388B">
        <w:rPr>
          <w:rFonts w:ascii="Consolas" w:eastAsia="Times New Roman" w:hAnsi="Consolas" w:cs="Times New Roman"/>
          <w:i/>
          <w:iCs/>
          <w:color w:val="848BBD"/>
          <w:sz w:val="21"/>
          <w:szCs w:val="21"/>
          <w:lang w:eastAsia="es-CL"/>
        </w:rPr>
        <w:t>// imprime "Hola, mi nombre es Daniel"</w:t>
      </w:r>
    </w:p>
    <w:p w14:paraId="72722783" w14:textId="3F60CA1E" w:rsidR="00953536" w:rsidRDefault="00953536" w:rsidP="004D6DD9">
      <w:pPr>
        <w:rPr>
          <w:b/>
          <w:bCs/>
          <w:sz w:val="28"/>
          <w:szCs w:val="28"/>
        </w:rPr>
      </w:pPr>
    </w:p>
    <w:p w14:paraId="3FDB9E53" w14:textId="45B02E32" w:rsidR="00953536" w:rsidRDefault="00953536" w:rsidP="004D6DD9">
      <w:pPr>
        <w:rPr>
          <w:b/>
          <w:bCs/>
          <w:sz w:val="28"/>
          <w:szCs w:val="28"/>
        </w:rPr>
      </w:pPr>
    </w:p>
    <w:p w14:paraId="12E9187F" w14:textId="77777777" w:rsidR="00133ACE" w:rsidRDefault="00133ACE" w:rsidP="004D6DD9">
      <w:pPr>
        <w:rPr>
          <w:b/>
          <w:bCs/>
          <w:sz w:val="28"/>
          <w:szCs w:val="28"/>
        </w:rPr>
      </w:pPr>
    </w:p>
    <w:p w14:paraId="1A3D1629" w14:textId="33369ADB" w:rsidR="009A6486" w:rsidRDefault="009A6486" w:rsidP="009A6486">
      <w:pPr>
        <w:rPr>
          <w:b/>
          <w:bCs/>
          <w:sz w:val="32"/>
          <w:szCs w:val="32"/>
        </w:rPr>
      </w:pPr>
      <w:r>
        <w:rPr>
          <w:b/>
          <w:bCs/>
          <w:sz w:val="32"/>
          <w:szCs w:val="32"/>
        </w:rPr>
        <w:t>¿Qué son Loops</w:t>
      </w:r>
      <w:r w:rsidRPr="002C0EA7">
        <w:rPr>
          <w:b/>
          <w:bCs/>
          <w:sz w:val="32"/>
          <w:szCs w:val="32"/>
        </w:rPr>
        <w:t>?</w:t>
      </w:r>
    </w:p>
    <w:p w14:paraId="50DFA4BD" w14:textId="1FC13220" w:rsidR="009A6486" w:rsidRPr="009A6486" w:rsidRDefault="009A6486" w:rsidP="009A6486">
      <w:r w:rsidRPr="009A6486">
        <w:t xml:space="preserve">Los </w:t>
      </w:r>
      <w:r>
        <w:t>l</w:t>
      </w:r>
      <w:r w:rsidRPr="009A6486">
        <w:t>oops o bucles son estructuras de control de flujo en programación</w:t>
      </w:r>
      <w:r>
        <w:t>,</w:t>
      </w:r>
      <w:r w:rsidRPr="009A6486">
        <w:t xml:space="preserve"> que permiten repetir un bloque de código un número determinado de veces o mientras se cumpla una condición. </w:t>
      </w:r>
      <w:r>
        <w:br/>
      </w:r>
      <w:r w:rsidRPr="009A6486">
        <w:t>Esto es útil cuando se necesita ejecutar una tarea repetitiva varias veces, por ejemplo, para recorrer una lista de elementos y realizar una acción en cada uno de ellos.</w:t>
      </w:r>
    </w:p>
    <w:p w14:paraId="6C890672" w14:textId="5CA737A9" w:rsidR="009A6486" w:rsidRDefault="009A6486" w:rsidP="009A6486">
      <w:pPr>
        <w:rPr>
          <w:b/>
          <w:bCs/>
        </w:rPr>
      </w:pPr>
      <w:r>
        <w:t>E</w:t>
      </w:r>
      <w:r w:rsidRPr="009A6486">
        <w:t xml:space="preserve">xisten dos tipos de loops principales: </w:t>
      </w:r>
      <w:r w:rsidRPr="009A6486">
        <w:rPr>
          <w:b/>
          <w:bCs/>
        </w:rPr>
        <w:t xml:space="preserve">for </w:t>
      </w:r>
      <w:r w:rsidRPr="009A6486">
        <w:t xml:space="preserve">y </w:t>
      </w:r>
      <w:r w:rsidRPr="009A6486">
        <w:rPr>
          <w:b/>
          <w:bCs/>
        </w:rPr>
        <w:t>while.</w:t>
      </w:r>
    </w:p>
    <w:p w14:paraId="160F2B02" w14:textId="5EF1B2AF" w:rsidR="009A6486" w:rsidRDefault="009A6486" w:rsidP="009A6486">
      <w:pPr>
        <w:rPr>
          <w:b/>
          <w:bCs/>
        </w:rPr>
      </w:pPr>
    </w:p>
    <w:p w14:paraId="71D14E05" w14:textId="7A8ADA4B" w:rsidR="005007C8" w:rsidRDefault="009A6486" w:rsidP="009A6486">
      <w:pPr>
        <w:pStyle w:val="Prrafodelista"/>
        <w:numPr>
          <w:ilvl w:val="0"/>
          <w:numId w:val="11"/>
        </w:numPr>
      </w:pPr>
      <w:r>
        <w:rPr>
          <w:b/>
          <w:bCs/>
        </w:rPr>
        <w:t xml:space="preserve">for:  </w:t>
      </w:r>
      <w:r w:rsidR="005007C8">
        <w:t>E</w:t>
      </w:r>
      <w:r w:rsidR="005007C8" w:rsidRPr="005007C8">
        <w:t xml:space="preserve">s un loop estructurado que se utiliza para repetir un bloque de código un número fijo de veces. </w:t>
      </w:r>
    </w:p>
    <w:p w14:paraId="6A523479" w14:textId="5EDD8B18" w:rsidR="009A6486" w:rsidRDefault="005007C8" w:rsidP="005007C8">
      <w:pPr>
        <w:ind w:left="360" w:firstLine="348"/>
      </w:pPr>
      <w:r w:rsidRPr="009A6486">
        <w:rPr>
          <w:noProof/>
        </w:rPr>
        <w:drawing>
          <wp:anchor distT="0" distB="0" distL="114300" distR="114300" simplePos="0" relativeHeight="251666432" behindDoc="0" locked="0" layoutInCell="1" allowOverlap="1" wp14:anchorId="4CEE9D4A" wp14:editId="172F14D8">
            <wp:simplePos x="0" y="0"/>
            <wp:positionH relativeFrom="column">
              <wp:posOffset>507365</wp:posOffset>
            </wp:positionH>
            <wp:positionV relativeFrom="paragraph">
              <wp:posOffset>222250</wp:posOffset>
            </wp:positionV>
            <wp:extent cx="1905000" cy="5207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6061"/>
                    <a:stretch/>
                  </pic:blipFill>
                  <pic:spPr bwMode="auto">
                    <a:xfrm>
                      <a:off x="0" y="0"/>
                      <a:ext cx="1905000" cy="520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007C8">
        <w:t>Tiene tres partes: la inicialización, la condición y el incremento.</w:t>
      </w:r>
      <w:r w:rsidR="009A6486">
        <w:br/>
      </w:r>
      <w:r w:rsidR="009A6486">
        <w:br/>
      </w:r>
      <w:r w:rsidR="009A6486">
        <w:br/>
      </w:r>
      <w:r w:rsidR="009A6486">
        <w:br/>
      </w:r>
      <w:r w:rsidR="009A6486">
        <w:br/>
      </w:r>
      <w:r>
        <w:br/>
      </w:r>
      <w:r>
        <w:br/>
      </w:r>
    </w:p>
    <w:p w14:paraId="742E0ACE" w14:textId="77777777" w:rsidR="005007C8" w:rsidRDefault="005007C8" w:rsidP="005007C8">
      <w:pPr>
        <w:ind w:left="360" w:firstLine="348"/>
      </w:pPr>
    </w:p>
    <w:p w14:paraId="064529FB" w14:textId="57D574E0" w:rsidR="009A6486" w:rsidRDefault="009A6486" w:rsidP="009A6486">
      <w:pPr>
        <w:pStyle w:val="Prrafodelista"/>
        <w:numPr>
          <w:ilvl w:val="0"/>
          <w:numId w:val="11"/>
        </w:numPr>
      </w:pPr>
      <w:r>
        <w:rPr>
          <w:b/>
          <w:bCs/>
        </w:rPr>
        <w:lastRenderedPageBreak/>
        <w:t>while:</w:t>
      </w:r>
      <w:r>
        <w:t xml:space="preserve"> </w:t>
      </w:r>
      <w:r w:rsidR="005007C8" w:rsidRPr="005007C8">
        <w:t>es un loop condicional que se utiliza para repetir un bloque de código mientras se cumpla una condición. La condición se evalúa al principio de cada iteración y, si es verdadera, se ejecuta el bloque de código, luego la condición se vuelve a evaluar</w:t>
      </w:r>
      <w:r w:rsidR="005007C8">
        <w:t>,</w:t>
      </w:r>
      <w:r w:rsidR="005007C8" w:rsidRPr="005007C8">
        <w:t xml:space="preserve"> </w:t>
      </w:r>
      <w:r w:rsidR="005007C8">
        <w:br/>
        <w:t>y e</w:t>
      </w:r>
      <w:r w:rsidR="005007C8" w:rsidRPr="005007C8">
        <w:t>l loop continúa</w:t>
      </w:r>
      <w:r w:rsidR="005007C8">
        <w:t xml:space="preserve"> repitiéndose</w:t>
      </w:r>
      <w:r w:rsidR="005007C8" w:rsidRPr="005007C8">
        <w:t xml:space="preserve"> hasta que la condición</w:t>
      </w:r>
      <w:r w:rsidR="00B24012" w:rsidRPr="00B24012">
        <w:t xml:space="preserve"> </w:t>
      </w:r>
      <w:r w:rsidR="00B24012" w:rsidRPr="005007C8">
        <w:t>sea falsa</w:t>
      </w:r>
      <w:r w:rsidR="005007C8" w:rsidRPr="005007C8">
        <w:t>.</w:t>
      </w:r>
    </w:p>
    <w:p w14:paraId="195DC6DF" w14:textId="4DB39DB6" w:rsidR="00133ACE" w:rsidRPr="0040607C" w:rsidRDefault="005007C8" w:rsidP="0040607C">
      <w:pPr>
        <w:pStyle w:val="Prrafodelista"/>
      </w:pPr>
      <w:r w:rsidRPr="005007C8">
        <w:rPr>
          <w:b/>
          <w:bCs/>
          <w:noProof/>
          <w:sz w:val="28"/>
          <w:szCs w:val="28"/>
        </w:rPr>
        <w:drawing>
          <wp:anchor distT="0" distB="0" distL="114300" distR="114300" simplePos="0" relativeHeight="251667456" behindDoc="0" locked="0" layoutInCell="1" allowOverlap="1" wp14:anchorId="2A6B66AB" wp14:editId="63A633DB">
            <wp:simplePos x="0" y="0"/>
            <wp:positionH relativeFrom="column">
              <wp:posOffset>494665</wp:posOffset>
            </wp:positionH>
            <wp:positionV relativeFrom="paragraph">
              <wp:posOffset>125095</wp:posOffset>
            </wp:positionV>
            <wp:extent cx="1390650" cy="68770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390650" cy="687705"/>
                    </a:xfrm>
                    <a:prstGeom prst="rect">
                      <a:avLst/>
                    </a:prstGeom>
                  </pic:spPr>
                </pic:pic>
              </a:graphicData>
            </a:graphic>
            <wp14:sizeRelH relativeFrom="page">
              <wp14:pctWidth>0</wp14:pctWidth>
            </wp14:sizeRelH>
            <wp14:sizeRelV relativeFrom="page">
              <wp14:pctHeight>0</wp14:pctHeight>
            </wp14:sizeRelV>
          </wp:anchor>
        </w:drawing>
      </w:r>
    </w:p>
    <w:p w14:paraId="3268117D" w14:textId="5D73C120" w:rsidR="00133ACE" w:rsidRDefault="00133ACE" w:rsidP="004D6DD9">
      <w:pPr>
        <w:rPr>
          <w:b/>
          <w:bCs/>
          <w:sz w:val="28"/>
          <w:szCs w:val="28"/>
        </w:rPr>
      </w:pPr>
    </w:p>
    <w:p w14:paraId="3CC4C4DD" w14:textId="77777777" w:rsidR="00133ACE" w:rsidRDefault="00133ACE" w:rsidP="004D6DD9">
      <w:pPr>
        <w:rPr>
          <w:b/>
          <w:bCs/>
          <w:sz w:val="28"/>
          <w:szCs w:val="28"/>
        </w:rPr>
      </w:pPr>
    </w:p>
    <w:p w14:paraId="3278A351" w14:textId="2A848436" w:rsidR="00B24012" w:rsidRPr="00B24012" w:rsidRDefault="00B24012" w:rsidP="004D6DD9">
      <w:pPr>
        <w:rPr>
          <w:b/>
          <w:bCs/>
          <w:sz w:val="32"/>
          <w:szCs w:val="32"/>
        </w:rPr>
      </w:pPr>
      <w:r>
        <w:rPr>
          <w:b/>
          <w:bCs/>
          <w:sz w:val="32"/>
          <w:szCs w:val="32"/>
        </w:rPr>
        <w:t>¿Qué es el DOM</w:t>
      </w:r>
      <w:r w:rsidRPr="002C0EA7">
        <w:rPr>
          <w:b/>
          <w:bCs/>
          <w:sz w:val="32"/>
          <w:szCs w:val="32"/>
        </w:rPr>
        <w:t>?</w:t>
      </w:r>
    </w:p>
    <w:p w14:paraId="27B662BB" w14:textId="425A68B3" w:rsidR="003C1752" w:rsidRPr="00B24012" w:rsidRDefault="00B24012" w:rsidP="00B24012">
      <w:pPr>
        <w:spacing w:after="0"/>
      </w:pPr>
      <w:r>
        <w:rPr>
          <w:noProof/>
        </w:rPr>
        <w:drawing>
          <wp:anchor distT="0" distB="0" distL="114300" distR="114300" simplePos="0" relativeHeight="251668480" behindDoc="0" locked="0" layoutInCell="1" allowOverlap="1" wp14:anchorId="2973BCEC" wp14:editId="0D9137F2">
            <wp:simplePos x="0" y="0"/>
            <wp:positionH relativeFrom="margin">
              <wp:posOffset>2685415</wp:posOffset>
            </wp:positionH>
            <wp:positionV relativeFrom="paragraph">
              <wp:posOffset>739140</wp:posOffset>
            </wp:positionV>
            <wp:extent cx="3479800" cy="2481580"/>
            <wp:effectExtent l="190500" t="190500" r="196850" b="18542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79800" cy="24815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 xml:space="preserve">El "DOM" (Modelo de Objeto del Documento), también conocido como árbol de elementos, es una representación en forma de árbol de la estructura de un documento HTML. </w:t>
      </w:r>
      <w:r w:rsidR="00E21B5F">
        <w:br/>
      </w:r>
      <w:r>
        <w:t xml:space="preserve">Cada nodo en el árbol de elementos representa un elemento HTML en la página web. </w:t>
      </w:r>
      <w:r w:rsidR="00E21B5F">
        <w:br/>
      </w:r>
      <w:r>
        <w:br/>
        <w:t xml:space="preserve">El árbol de elementos comienza con el elemento raíz, que es "document", y luego se descompone en elementos hijo, nietos, bisnietos, etc. Cada elemento tiene propiedades, como id, class, name, value, </w:t>
      </w:r>
      <w:proofErr w:type="gramStart"/>
      <w:r w:rsidR="00E21B5F">
        <w:t>etc...</w:t>
      </w:r>
      <w:proofErr w:type="gramEnd"/>
      <w:r>
        <w:t xml:space="preserve"> que pueden ser accedidas</w:t>
      </w:r>
      <w:r w:rsidR="006A40FA">
        <w:t xml:space="preserve"> mediante selectores</w:t>
      </w:r>
      <w:r>
        <w:t xml:space="preserve"> y manipuladas con JavaScript.</w:t>
      </w:r>
    </w:p>
    <w:p w14:paraId="78B0E061" w14:textId="59B71A5F" w:rsidR="003C1752" w:rsidRDefault="003C1752" w:rsidP="004D6DD9">
      <w:pPr>
        <w:rPr>
          <w:b/>
          <w:bCs/>
          <w:sz w:val="28"/>
          <w:szCs w:val="28"/>
        </w:rPr>
      </w:pPr>
    </w:p>
    <w:p w14:paraId="02CB64C4" w14:textId="5A5EB9FD" w:rsidR="003C1752" w:rsidRDefault="003C1752" w:rsidP="004D6DD9">
      <w:pPr>
        <w:rPr>
          <w:b/>
          <w:bCs/>
          <w:sz w:val="28"/>
          <w:szCs w:val="28"/>
        </w:rPr>
      </w:pPr>
    </w:p>
    <w:p w14:paraId="3069FE53" w14:textId="6D4E7D1B" w:rsidR="003C1752" w:rsidRDefault="003C1752" w:rsidP="004D6DD9">
      <w:pPr>
        <w:rPr>
          <w:b/>
          <w:bCs/>
          <w:sz w:val="28"/>
          <w:szCs w:val="28"/>
        </w:rPr>
      </w:pPr>
    </w:p>
    <w:p w14:paraId="77227588" w14:textId="77777777" w:rsidR="003C1752" w:rsidRDefault="003C1752" w:rsidP="004D6DD9">
      <w:pPr>
        <w:rPr>
          <w:b/>
          <w:bCs/>
          <w:sz w:val="28"/>
          <w:szCs w:val="28"/>
        </w:rPr>
      </w:pPr>
    </w:p>
    <w:p w14:paraId="7919E864" w14:textId="7DFB195A" w:rsidR="006A40FA" w:rsidRDefault="006A40FA" w:rsidP="006A40FA">
      <w:pPr>
        <w:rPr>
          <w:b/>
          <w:bCs/>
          <w:sz w:val="32"/>
          <w:szCs w:val="32"/>
        </w:rPr>
      </w:pPr>
      <w:r>
        <w:rPr>
          <w:b/>
          <w:bCs/>
          <w:sz w:val="32"/>
          <w:szCs w:val="32"/>
        </w:rPr>
        <w:t>¿Qué son Selectores</w:t>
      </w:r>
      <w:r w:rsidRPr="002C0EA7">
        <w:rPr>
          <w:b/>
          <w:bCs/>
          <w:sz w:val="32"/>
          <w:szCs w:val="32"/>
        </w:rPr>
        <w:t>?</w:t>
      </w:r>
    </w:p>
    <w:p w14:paraId="3EFE27C0" w14:textId="4846367D" w:rsidR="009E3514" w:rsidRDefault="009E3514" w:rsidP="004D6DD9">
      <w:r>
        <w:t>Son</w:t>
      </w:r>
      <w:r w:rsidR="006A40FA" w:rsidRPr="006A40FA">
        <w:t xml:space="preserve"> herramientas </w:t>
      </w:r>
      <w:r>
        <w:t xml:space="preserve">que </w:t>
      </w:r>
      <w:r w:rsidRPr="009E3514">
        <w:t>permiten seleccionar elementos del DOM</w:t>
      </w:r>
      <w:r>
        <w:t xml:space="preserve"> </w:t>
      </w:r>
      <w:r w:rsidRPr="009E3514">
        <w:t>(elementos HTML) para manipularlos en una página web.</w:t>
      </w:r>
      <w:r>
        <w:tab/>
      </w:r>
    </w:p>
    <w:p w14:paraId="443889A2" w14:textId="3C3E598C" w:rsidR="009E3514" w:rsidRDefault="009E3514" w:rsidP="004D6DD9">
      <w:r>
        <w:t>Los más comunes son:</w:t>
      </w:r>
    </w:p>
    <w:p w14:paraId="3BAC66F1" w14:textId="48A5405D" w:rsidR="009E3514" w:rsidRDefault="009E3514" w:rsidP="009E3514">
      <w:pPr>
        <w:pStyle w:val="Prrafodelista"/>
        <w:numPr>
          <w:ilvl w:val="0"/>
          <w:numId w:val="11"/>
        </w:numPr>
      </w:pPr>
      <w:proofErr w:type="gramStart"/>
      <w:r>
        <w:t>.</w:t>
      </w:r>
      <w:proofErr w:type="spellStart"/>
      <w:r>
        <w:t>getElementById</w:t>
      </w:r>
      <w:proofErr w:type="spellEnd"/>
      <w:proofErr w:type="gramEnd"/>
      <w:r>
        <w:t>(): selecciona un elemento con un id específico.</w:t>
      </w:r>
    </w:p>
    <w:p w14:paraId="06A2F94B" w14:textId="772BD0E4" w:rsidR="00D14FEE" w:rsidRDefault="00D14FEE" w:rsidP="009E3514">
      <w:pPr>
        <w:pStyle w:val="Prrafodelista"/>
        <w:numPr>
          <w:ilvl w:val="0"/>
          <w:numId w:val="11"/>
        </w:numPr>
      </w:pPr>
      <w:proofErr w:type="gramStart"/>
      <w:r>
        <w:t>.</w:t>
      </w:r>
      <w:proofErr w:type="spellStart"/>
      <w:r>
        <w:t>getElementsByNames</w:t>
      </w:r>
      <w:proofErr w:type="spellEnd"/>
      <w:proofErr w:type="gramEnd"/>
      <w:r>
        <w:t>(): selecciona elementos con un name especifico.</w:t>
      </w:r>
    </w:p>
    <w:p w14:paraId="5FF5F282" w14:textId="4C7E8388" w:rsidR="009E3514" w:rsidRDefault="009E3514" w:rsidP="009E3514">
      <w:pPr>
        <w:pStyle w:val="Prrafodelista"/>
        <w:numPr>
          <w:ilvl w:val="0"/>
          <w:numId w:val="11"/>
        </w:numPr>
      </w:pPr>
      <w:proofErr w:type="gramStart"/>
      <w:r>
        <w:t>.</w:t>
      </w:r>
      <w:proofErr w:type="spellStart"/>
      <w:r>
        <w:t>getElementsByClassName</w:t>
      </w:r>
      <w:proofErr w:type="spellEnd"/>
      <w:proofErr w:type="gramEnd"/>
      <w:r>
        <w:t>(): selecciona elementos con una clase específica.</w:t>
      </w:r>
    </w:p>
    <w:p w14:paraId="161BD78F" w14:textId="63C11CC3" w:rsidR="009E3514" w:rsidRDefault="009E3514" w:rsidP="009E3514">
      <w:pPr>
        <w:pStyle w:val="Prrafodelista"/>
        <w:numPr>
          <w:ilvl w:val="0"/>
          <w:numId w:val="11"/>
        </w:numPr>
      </w:pPr>
      <w:proofErr w:type="gramStart"/>
      <w:r>
        <w:t>.</w:t>
      </w:r>
      <w:proofErr w:type="spellStart"/>
      <w:r>
        <w:t>getElementsByTagName</w:t>
      </w:r>
      <w:proofErr w:type="spellEnd"/>
      <w:proofErr w:type="gramEnd"/>
      <w:r>
        <w:t>(): selecciona elementos con un nombre de etiqueta específico.</w:t>
      </w:r>
    </w:p>
    <w:p w14:paraId="027953D0" w14:textId="22DFD934" w:rsidR="00133ACE" w:rsidRDefault="00133ACE" w:rsidP="00133ACE"/>
    <w:p w14:paraId="58A8A8CF" w14:textId="77777777" w:rsidR="00133ACE" w:rsidRPr="009E3514" w:rsidRDefault="00133ACE" w:rsidP="00133ACE"/>
    <w:p w14:paraId="4BA1DFD5" w14:textId="3A003712" w:rsidR="00B24012" w:rsidRPr="00904B27" w:rsidRDefault="00343AFE" w:rsidP="004D6DD9">
      <w:pPr>
        <w:rPr>
          <w:b/>
          <w:bCs/>
          <w:sz w:val="32"/>
          <w:szCs w:val="32"/>
        </w:rPr>
      </w:pPr>
      <w:r w:rsidRPr="00904B27">
        <w:rPr>
          <w:b/>
          <w:bCs/>
          <w:sz w:val="32"/>
          <w:szCs w:val="32"/>
        </w:rPr>
        <w:lastRenderedPageBreak/>
        <w:t>¿Qué son Eventos?</w:t>
      </w:r>
    </w:p>
    <w:p w14:paraId="354D7240" w14:textId="65351659" w:rsidR="00343AFE" w:rsidRDefault="00343AFE" w:rsidP="00343AFE">
      <w:r>
        <w:t xml:space="preserve">Los eventos son la manera en la cual </w:t>
      </w:r>
      <w:r w:rsidR="00D151DD">
        <w:t>JavaScript</w:t>
      </w:r>
      <w:r>
        <w:t xml:space="preserve"> controla las acciones de los visitantes y define el comportamiento de la página cuando estos se produzcan. </w:t>
      </w:r>
    </w:p>
    <w:p w14:paraId="43E67B7A" w14:textId="3FF1B390" w:rsidR="00343AFE" w:rsidRDefault="00343AFE" w:rsidP="00343AFE">
      <w:r>
        <w:t>Para entender los eventos es necesario conocer algunos conceptos básicos:</w:t>
      </w:r>
    </w:p>
    <w:p w14:paraId="7C1BC29F" w14:textId="2C376570" w:rsidR="00343AFE" w:rsidRDefault="00343AFE" w:rsidP="00D151DD">
      <w:pPr>
        <w:pStyle w:val="Prrafodelista"/>
        <w:numPr>
          <w:ilvl w:val="0"/>
          <w:numId w:val="15"/>
        </w:numPr>
      </w:pPr>
      <w:r w:rsidRPr="00D151DD">
        <w:rPr>
          <w:b/>
          <w:bCs/>
        </w:rPr>
        <w:t>Evento:</w:t>
      </w:r>
      <w:r>
        <w:t xml:space="preserve"> Es algo que ocurre. Generalmente los eventos ocurren cuando el usuario interactúa con el documento, pero podrían producirse por situaciones ajenas al usuario, como </w:t>
      </w:r>
      <w:r w:rsidR="00D151DD">
        <w:t xml:space="preserve">el caso en el que una imagen no </w:t>
      </w:r>
      <w:proofErr w:type="spellStart"/>
      <w:r w:rsidR="00D151DD">
        <w:t>este</w:t>
      </w:r>
      <w:proofErr w:type="spellEnd"/>
      <w:r w:rsidR="00D151DD">
        <w:t xml:space="preserve"> disponible</w:t>
      </w:r>
      <w:r>
        <w:t>.</w:t>
      </w:r>
    </w:p>
    <w:p w14:paraId="78C067BE" w14:textId="77777777" w:rsidR="00D151DD" w:rsidRDefault="00D151DD" w:rsidP="00133ACE"/>
    <w:p w14:paraId="52BFF345" w14:textId="569D7180" w:rsidR="00D151DD" w:rsidRDefault="00343AFE" w:rsidP="001C79AE">
      <w:pPr>
        <w:pStyle w:val="Prrafodelista"/>
        <w:numPr>
          <w:ilvl w:val="0"/>
          <w:numId w:val="15"/>
        </w:numPr>
      </w:pPr>
      <w:r w:rsidRPr="00D151DD">
        <w:rPr>
          <w:b/>
          <w:bCs/>
        </w:rPr>
        <w:t>Tipo de evento</w:t>
      </w:r>
      <w:r>
        <w:t xml:space="preserve">: Es el tipo del suceso que ha ocurrido, por ejemplo, un clic sobre un botón o el envío de un formulario. Cada tipo de elemento de la página ofrece diversos tipos de eventos de </w:t>
      </w:r>
      <w:r w:rsidR="00D151DD">
        <w:t>JavaScript</w:t>
      </w:r>
      <w:r>
        <w:t xml:space="preserve">. </w:t>
      </w:r>
      <w:r w:rsidR="00D151DD">
        <w:br/>
      </w:r>
    </w:p>
    <w:p w14:paraId="58792532" w14:textId="41B9E79C" w:rsidR="00343AFE" w:rsidRDefault="00343AFE" w:rsidP="00D151DD">
      <w:pPr>
        <w:pStyle w:val="Prrafodelista"/>
        <w:numPr>
          <w:ilvl w:val="0"/>
          <w:numId w:val="15"/>
        </w:numPr>
      </w:pPr>
      <w:r w:rsidRPr="00D151DD">
        <w:rPr>
          <w:b/>
          <w:bCs/>
        </w:rPr>
        <w:t>Manejador de evento</w:t>
      </w:r>
      <w:r>
        <w:t xml:space="preserve">: </w:t>
      </w:r>
      <w:r w:rsidR="00D151DD">
        <w:t>E</w:t>
      </w:r>
      <w:r>
        <w:t xml:space="preserve">s el comportamiento que nosotros </w:t>
      </w:r>
      <w:r w:rsidR="00D151DD">
        <w:t>podemos</w:t>
      </w:r>
      <w:r>
        <w:t xml:space="preserve"> asignar como respuesta a un evento. Se especifica mediante una función </w:t>
      </w:r>
      <w:r w:rsidR="00D151DD">
        <w:t>en JavaScript</w:t>
      </w:r>
      <w:r>
        <w:t xml:space="preserve">, que se asocia a un tipo de evento en concreto. Una vez asociado el manejador a un tipo de evento sobre un elemento de la página, </w:t>
      </w:r>
      <w:r w:rsidR="00D151DD">
        <w:t>y ca</w:t>
      </w:r>
      <w:r>
        <w:t>da vez que ocurre ese tipo de evento sobre ese elemento en concreto, se ejecutará el manejador de evento asociado.</w:t>
      </w:r>
    </w:p>
    <w:p w14:paraId="13F713AE" w14:textId="503EF6DF" w:rsidR="00D151DD" w:rsidRDefault="00D151DD" w:rsidP="00D151DD">
      <w:pPr>
        <w:rPr>
          <w:b/>
          <w:bCs/>
        </w:rPr>
      </w:pPr>
      <w:r>
        <w:rPr>
          <w:b/>
          <w:bCs/>
        </w:rPr>
        <w:t>Formas de manejar eventos:</w:t>
      </w:r>
    </w:p>
    <w:p w14:paraId="1A91B164" w14:textId="53DE28C2" w:rsidR="00D151DD" w:rsidRPr="00075A10" w:rsidRDefault="00D151DD" w:rsidP="00D151DD">
      <w:pPr>
        <w:pStyle w:val="Prrafodelista"/>
        <w:numPr>
          <w:ilvl w:val="0"/>
          <w:numId w:val="16"/>
        </w:numPr>
      </w:pPr>
      <w:r>
        <w:rPr>
          <w:b/>
          <w:bCs/>
        </w:rPr>
        <w:t>Mediante atributos HTML:</w:t>
      </w:r>
      <w:r w:rsidR="00075A10">
        <w:rPr>
          <w:b/>
          <w:bCs/>
        </w:rPr>
        <w:t xml:space="preserve"> </w:t>
      </w:r>
      <w:r w:rsidR="00075A10" w:rsidRPr="00075A10">
        <w:t>&lt;</w:t>
      </w:r>
      <w:proofErr w:type="spellStart"/>
      <w:r w:rsidR="00075A10" w:rsidRPr="00075A10">
        <w:t>button</w:t>
      </w:r>
      <w:proofErr w:type="spellEnd"/>
      <w:r w:rsidR="00075A10" w:rsidRPr="00075A10">
        <w:t xml:space="preserve"> </w:t>
      </w:r>
      <w:proofErr w:type="spellStart"/>
      <w:r w:rsidR="00075A10" w:rsidRPr="00075A10">
        <w:t>onClick</w:t>
      </w:r>
      <w:proofErr w:type="spellEnd"/>
      <w:r w:rsidR="00075A10" w:rsidRPr="00075A10">
        <w:t>="</w:t>
      </w:r>
      <w:proofErr w:type="spellStart"/>
      <w:r w:rsidR="00075A10">
        <w:t>miFuncion</w:t>
      </w:r>
      <w:proofErr w:type="spellEnd"/>
      <w:r w:rsidR="00075A10">
        <w:t xml:space="preserve"> ()</w:t>
      </w:r>
      <w:r w:rsidR="00075A10" w:rsidRPr="00075A10">
        <w:t>"&gt;</w:t>
      </w:r>
      <w:r w:rsidR="00075A10">
        <w:t xml:space="preserve">Presiona Aquí! </w:t>
      </w:r>
      <w:r w:rsidR="00075A10" w:rsidRPr="00075A10">
        <w:t>&lt;/</w:t>
      </w:r>
      <w:proofErr w:type="spellStart"/>
      <w:r w:rsidR="00075A10" w:rsidRPr="00075A10">
        <w:t>button</w:t>
      </w:r>
      <w:proofErr w:type="spellEnd"/>
      <w:r w:rsidR="00075A10" w:rsidRPr="00075A10">
        <w:t>&gt;</w:t>
      </w:r>
      <w:r w:rsidR="00541ABE">
        <w:br/>
      </w:r>
    </w:p>
    <w:p w14:paraId="67CF3650" w14:textId="77777777" w:rsidR="00541ABE" w:rsidRPr="00541ABE" w:rsidRDefault="00D151DD" w:rsidP="00541ABE">
      <w:pPr>
        <w:pStyle w:val="Prrafodelista"/>
        <w:numPr>
          <w:ilvl w:val="0"/>
          <w:numId w:val="16"/>
        </w:numPr>
        <w:rPr>
          <w:b/>
          <w:bCs/>
        </w:rPr>
      </w:pPr>
      <w:r>
        <w:rPr>
          <w:b/>
          <w:bCs/>
        </w:rPr>
        <w:t>Mediante propiedades JavaScript</w:t>
      </w:r>
      <w:r w:rsidR="00075A10">
        <w:rPr>
          <w:b/>
          <w:bCs/>
        </w:rPr>
        <w:t xml:space="preserve">: </w:t>
      </w:r>
      <w:proofErr w:type="spellStart"/>
      <w:proofErr w:type="gramStart"/>
      <w:r w:rsidR="00075A10">
        <w:t>elemento.onClick</w:t>
      </w:r>
      <w:proofErr w:type="spellEnd"/>
      <w:proofErr w:type="gramEnd"/>
      <w:r w:rsidR="00075A10">
        <w:t xml:space="preserve"> = </w:t>
      </w:r>
      <w:proofErr w:type="spellStart"/>
      <w:r w:rsidR="00075A10">
        <w:t>miFuncion</w:t>
      </w:r>
      <w:proofErr w:type="spellEnd"/>
      <w:r w:rsidR="00075A10">
        <w:t xml:space="preserve"> (){ …código… }</w:t>
      </w:r>
      <w:r w:rsidR="00541ABE">
        <w:rPr>
          <w:b/>
          <w:bCs/>
        </w:rPr>
        <w:br/>
      </w:r>
    </w:p>
    <w:p w14:paraId="151BDA22" w14:textId="1A2CC34A" w:rsidR="00B24012" w:rsidRPr="00541ABE" w:rsidRDefault="00541ABE" w:rsidP="00541ABE">
      <w:pPr>
        <w:pStyle w:val="Prrafodelista"/>
        <w:numPr>
          <w:ilvl w:val="0"/>
          <w:numId w:val="16"/>
        </w:numPr>
        <w:rPr>
          <w:b/>
          <w:bCs/>
        </w:rPr>
      </w:pPr>
      <w:r w:rsidRPr="00541ABE">
        <w:rPr>
          <w:b/>
          <w:bCs/>
          <w:noProof/>
        </w:rPr>
        <w:drawing>
          <wp:anchor distT="0" distB="0" distL="114300" distR="114300" simplePos="0" relativeHeight="251669504" behindDoc="0" locked="0" layoutInCell="1" allowOverlap="1" wp14:anchorId="53BCEF9F" wp14:editId="73EBC72A">
            <wp:simplePos x="0" y="0"/>
            <wp:positionH relativeFrom="column">
              <wp:posOffset>667385</wp:posOffset>
            </wp:positionH>
            <wp:positionV relativeFrom="paragraph">
              <wp:posOffset>815975</wp:posOffset>
            </wp:positionV>
            <wp:extent cx="3089910" cy="526415"/>
            <wp:effectExtent l="0" t="0" r="0" b="698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89910" cy="526415"/>
                    </a:xfrm>
                    <a:prstGeom prst="rect">
                      <a:avLst/>
                    </a:prstGeom>
                  </pic:spPr>
                </pic:pic>
              </a:graphicData>
            </a:graphic>
            <wp14:sizeRelH relativeFrom="page">
              <wp14:pctWidth>0</wp14:pctWidth>
            </wp14:sizeRelH>
            <wp14:sizeRelV relativeFrom="page">
              <wp14:pctHeight>0</wp14:pctHeight>
            </wp14:sizeRelV>
          </wp:anchor>
        </w:drawing>
      </w:r>
      <w:r w:rsidR="00D151DD" w:rsidRPr="00541ABE">
        <w:rPr>
          <w:b/>
          <w:bCs/>
        </w:rPr>
        <w:t xml:space="preserve">Mediante </w:t>
      </w:r>
      <w:proofErr w:type="spellStart"/>
      <w:proofErr w:type="gramStart"/>
      <w:r w:rsidR="00D151DD" w:rsidRPr="00541ABE">
        <w:rPr>
          <w:b/>
          <w:bCs/>
        </w:rPr>
        <w:t>addEventListener</w:t>
      </w:r>
      <w:proofErr w:type="spellEnd"/>
      <w:r w:rsidR="00D151DD" w:rsidRPr="00541ABE">
        <w:rPr>
          <w:b/>
          <w:bCs/>
        </w:rPr>
        <w:t>(</w:t>
      </w:r>
      <w:proofErr w:type="gramEnd"/>
      <w:r w:rsidR="00D151DD" w:rsidRPr="00541ABE">
        <w:rPr>
          <w:b/>
          <w:bCs/>
        </w:rPr>
        <w:t>)</w:t>
      </w:r>
      <w:r w:rsidR="00075A10" w:rsidRPr="00541ABE">
        <w:rPr>
          <w:b/>
          <w:bCs/>
        </w:rPr>
        <w:t xml:space="preserve">:  </w:t>
      </w:r>
      <w:r w:rsidR="00075A10" w:rsidRPr="00075A10">
        <w:t>la forma más recomendable es hacer uso del método .</w:t>
      </w:r>
      <w:proofErr w:type="spellStart"/>
      <w:r w:rsidR="00075A10" w:rsidRPr="00075A10">
        <w:t>addEventListener</w:t>
      </w:r>
      <w:proofErr w:type="spellEnd"/>
      <w:r w:rsidR="00075A10" w:rsidRPr="00075A10">
        <w:t xml:space="preserve">(), el cuál es mucho más potente y </w:t>
      </w:r>
      <w:proofErr w:type="spellStart"/>
      <w:r w:rsidR="00075A10" w:rsidRPr="00075A10">
        <w:t>versatil</w:t>
      </w:r>
      <w:proofErr w:type="spellEnd"/>
      <w:r w:rsidR="00075A10" w:rsidRPr="00075A10">
        <w:t xml:space="preserve"> para la mayoría de los casos.</w:t>
      </w:r>
      <w:r>
        <w:br/>
      </w:r>
      <w:r>
        <w:br/>
        <w:t xml:space="preserve">Ejemplo: </w:t>
      </w:r>
      <w:r w:rsidR="00075A10" w:rsidRPr="00541ABE">
        <w:rPr>
          <w:b/>
          <w:bCs/>
        </w:rPr>
        <w:br/>
      </w:r>
      <w:r>
        <w:t xml:space="preserve">          </w:t>
      </w:r>
    </w:p>
    <w:p w14:paraId="4A102D55" w14:textId="69A7E992" w:rsidR="00E21B5F" w:rsidRDefault="00E21B5F" w:rsidP="004D6DD9">
      <w:pPr>
        <w:rPr>
          <w:b/>
          <w:bCs/>
          <w:sz w:val="28"/>
          <w:szCs w:val="28"/>
        </w:rPr>
      </w:pPr>
    </w:p>
    <w:p w14:paraId="750F2748" w14:textId="7632CCE4" w:rsidR="00343AFE" w:rsidRDefault="00343AFE" w:rsidP="004D6DD9">
      <w:pPr>
        <w:rPr>
          <w:b/>
          <w:bCs/>
          <w:sz w:val="28"/>
          <w:szCs w:val="28"/>
        </w:rPr>
      </w:pPr>
    </w:p>
    <w:p w14:paraId="6E5158EC" w14:textId="77777777" w:rsidR="00904B27" w:rsidRDefault="00904B27" w:rsidP="004D6DD9">
      <w:pPr>
        <w:rPr>
          <w:b/>
          <w:bCs/>
          <w:sz w:val="28"/>
          <w:szCs w:val="28"/>
        </w:rPr>
      </w:pPr>
    </w:p>
    <w:p w14:paraId="2BDEC295" w14:textId="5600C282" w:rsidR="00343AFE" w:rsidRPr="00904B27" w:rsidRDefault="00904B27" w:rsidP="004D6DD9">
      <w:pPr>
        <w:rPr>
          <w:b/>
          <w:bCs/>
          <w:sz w:val="32"/>
          <w:szCs w:val="32"/>
        </w:rPr>
      </w:pPr>
      <w:r w:rsidRPr="00904B27">
        <w:rPr>
          <w:b/>
          <w:bCs/>
          <w:sz w:val="32"/>
          <w:szCs w:val="32"/>
        </w:rPr>
        <w:t>¿Qué Son Expresiones Regulares?</w:t>
      </w:r>
    </w:p>
    <w:p w14:paraId="5FFED360" w14:textId="77777777" w:rsidR="005B2A9F" w:rsidRDefault="005B2A9F" w:rsidP="005B2A9F">
      <w:pPr>
        <w:spacing w:after="0"/>
      </w:pPr>
      <w:r>
        <w:t xml:space="preserve">Las expresiones </w:t>
      </w:r>
      <w:proofErr w:type="gramStart"/>
      <w:r>
        <w:t>regulares(</w:t>
      </w:r>
      <w:proofErr w:type="gramEnd"/>
      <w:r>
        <w:t xml:space="preserve">también conocida como </w:t>
      </w:r>
      <w:proofErr w:type="spellStart"/>
      <w:r>
        <w:t>regexp</w:t>
      </w:r>
      <w:proofErr w:type="spellEnd"/>
      <w:r>
        <w:t xml:space="preserve"> o </w:t>
      </w:r>
      <w:proofErr w:type="spellStart"/>
      <w:r>
        <w:t>regex</w:t>
      </w:r>
      <w:proofErr w:type="spellEnd"/>
      <w:r>
        <w:t>) son una secuencia de caracteres que forman un patrón de búsqueda, y se utilizan para hacer comparaciones con texto.</w:t>
      </w:r>
    </w:p>
    <w:p w14:paraId="0CB0A714" w14:textId="77777777" w:rsidR="005B2A9F" w:rsidRDefault="005B2A9F" w:rsidP="005B2A9F">
      <w:pPr>
        <w:spacing w:after="0"/>
      </w:pPr>
      <w:r>
        <w:t>Son una herramienta poderosa para manipular y validar texto, y se pueden utilizar en conjunto</w:t>
      </w:r>
    </w:p>
    <w:p w14:paraId="5DAE4B81" w14:textId="0C6B5536" w:rsidR="005B2A9F" w:rsidRDefault="005B2A9F" w:rsidP="005B2A9F">
      <w:pPr>
        <w:spacing w:after="0"/>
      </w:pPr>
      <w:r>
        <w:t xml:space="preserve">con métodos de JavaScript </w:t>
      </w:r>
      <w:proofErr w:type="gramStart"/>
      <w:r>
        <w:t>como .match</w:t>
      </w:r>
      <w:proofErr w:type="gramEnd"/>
      <w:r>
        <w:t>(), .</w:t>
      </w:r>
      <w:proofErr w:type="spellStart"/>
      <w:r>
        <w:t>replace</w:t>
      </w:r>
      <w:proofErr w:type="spellEnd"/>
      <w:r>
        <w:t>() etc..</w:t>
      </w:r>
    </w:p>
    <w:p w14:paraId="5DC462DC" w14:textId="77777777" w:rsidR="00602323" w:rsidRDefault="00602323" w:rsidP="005B2A9F">
      <w:pPr>
        <w:spacing w:after="0"/>
      </w:pPr>
    </w:p>
    <w:p w14:paraId="65D98FD0" w14:textId="30EFB1C0" w:rsidR="00133ACE" w:rsidRDefault="005B2A9F" w:rsidP="005B2A9F">
      <w:pPr>
        <w:spacing w:after="0"/>
      </w:pPr>
      <w:r>
        <w:lastRenderedPageBreak/>
        <w:t>Se utilizan en muchos lenguajes de programación, incluyendo JavaScript, para verificar si una cadena de texto cumple con un determinado patrón o para reemplazar texto por un patrón</w:t>
      </w:r>
      <w:r w:rsidR="00602323">
        <w:t xml:space="preserve"> </w:t>
      </w:r>
      <w:r>
        <w:t xml:space="preserve">determinado. </w:t>
      </w:r>
      <w:r w:rsidR="00602323">
        <w:br/>
      </w:r>
      <w:r>
        <w:t xml:space="preserve">Las expresiones regulares están escritas entre barras / y pueden incluir una combinación de caracteres literales y caracteres especiales que representan un conjunto de caracteres posibles. </w:t>
      </w:r>
    </w:p>
    <w:p w14:paraId="4AC652E2" w14:textId="77777777" w:rsidR="00133ACE" w:rsidRDefault="00133ACE" w:rsidP="005B2A9F">
      <w:pPr>
        <w:spacing w:after="0"/>
      </w:pPr>
    </w:p>
    <w:p w14:paraId="56DECCB7" w14:textId="77777777" w:rsidR="005B2A9F" w:rsidRDefault="005B2A9F" w:rsidP="005B2A9F">
      <w:pPr>
        <w:spacing w:after="0"/>
      </w:pPr>
      <w:r>
        <w:t xml:space="preserve">    Por ejemplo, la expresión regular /\d{3}-\d{3}-\d{2}-\</w:t>
      </w:r>
      <w:proofErr w:type="gramStart"/>
      <w:r>
        <w:t>d{</w:t>
      </w:r>
      <w:proofErr w:type="gramEnd"/>
      <w:r>
        <w:t xml:space="preserve">2}/ busca un número de celular </w:t>
      </w:r>
    </w:p>
    <w:p w14:paraId="3C6077E6" w14:textId="77777777" w:rsidR="005B2A9F" w:rsidRDefault="005B2A9F" w:rsidP="005B2A9F">
      <w:pPr>
        <w:spacing w:after="0"/>
      </w:pPr>
      <w:r>
        <w:t xml:space="preserve">    en formato 111-111-11-11.</w:t>
      </w:r>
    </w:p>
    <w:p w14:paraId="4452E5B5" w14:textId="77777777" w:rsidR="005B2A9F" w:rsidRDefault="005B2A9F" w:rsidP="005B2A9F">
      <w:pPr>
        <w:spacing w:after="0"/>
      </w:pPr>
    </w:p>
    <w:p w14:paraId="239277FA" w14:textId="47577522" w:rsidR="005B2A9F" w:rsidRDefault="005B2A9F" w:rsidP="005B2A9F">
      <w:pPr>
        <w:spacing w:after="0"/>
      </w:pPr>
      <w:r>
        <w:t>Se pueden usar en una gran variedad de tareas, como validación de formularios, extracción de información de un párrafo etc...</w:t>
      </w:r>
    </w:p>
    <w:p w14:paraId="259A163C" w14:textId="77777777" w:rsidR="005B2A9F" w:rsidRDefault="005B2A9F" w:rsidP="005B2A9F">
      <w:pPr>
        <w:spacing w:after="0"/>
      </w:pPr>
    </w:p>
    <w:p w14:paraId="2F821E93" w14:textId="1C41165E" w:rsidR="00F91A5D" w:rsidRDefault="00F91A5D" w:rsidP="00761318">
      <w:r>
        <w:t>Sintaxis:</w:t>
      </w:r>
    </w:p>
    <w:p w14:paraId="2F9BCD9C" w14:textId="2EB8BF07" w:rsidR="00F91A5D" w:rsidRPr="00E17C80" w:rsidRDefault="00F91A5D" w:rsidP="00761318">
      <w:pPr>
        <w:pStyle w:val="Prrafodelista"/>
        <w:numPr>
          <w:ilvl w:val="0"/>
          <w:numId w:val="18"/>
        </w:numPr>
        <w:shd w:val="clear" w:color="auto" w:fill="262335"/>
        <w:spacing w:after="0" w:line="285" w:lineRule="atLeast"/>
        <w:rPr>
          <w:rFonts w:ascii="Consolas" w:eastAsia="Times New Roman" w:hAnsi="Consolas" w:cs="Times New Roman"/>
          <w:color w:val="BBBBBB"/>
          <w:sz w:val="21"/>
          <w:szCs w:val="21"/>
          <w:lang w:eastAsia="es-CL"/>
        </w:rPr>
      </w:pPr>
      <w:r w:rsidRPr="00F91A5D">
        <w:rPr>
          <w:rFonts w:ascii="Consolas" w:eastAsia="Times New Roman" w:hAnsi="Consolas" w:cs="Times New Roman"/>
          <w:color w:val="FEDE5D"/>
          <w:sz w:val="21"/>
          <w:szCs w:val="21"/>
          <w:lang w:eastAsia="es-CL"/>
        </w:rPr>
        <w:t>const</w:t>
      </w:r>
      <w:r w:rsidRPr="00F91A5D">
        <w:rPr>
          <w:rFonts w:ascii="Consolas" w:eastAsia="Times New Roman" w:hAnsi="Consolas" w:cs="Times New Roman"/>
          <w:color w:val="BBBBBB"/>
          <w:sz w:val="21"/>
          <w:szCs w:val="21"/>
          <w:lang w:eastAsia="es-CL"/>
        </w:rPr>
        <w:t xml:space="preserve"> </w:t>
      </w:r>
      <w:proofErr w:type="spellStart"/>
      <w:r w:rsidRPr="00F91A5D">
        <w:rPr>
          <w:rFonts w:ascii="Consolas" w:eastAsia="Times New Roman" w:hAnsi="Consolas" w:cs="Times New Roman"/>
          <w:color w:val="FF7EDB"/>
          <w:sz w:val="21"/>
          <w:szCs w:val="21"/>
          <w:lang w:eastAsia="es-CL"/>
        </w:rPr>
        <w:t>regexp</w:t>
      </w:r>
      <w:proofErr w:type="spellEnd"/>
      <w:r w:rsidRPr="00F91A5D">
        <w:rPr>
          <w:rFonts w:ascii="Consolas" w:eastAsia="Times New Roman" w:hAnsi="Consolas" w:cs="Times New Roman"/>
          <w:color w:val="BBBBBB"/>
          <w:sz w:val="21"/>
          <w:szCs w:val="21"/>
          <w:lang w:eastAsia="es-CL"/>
        </w:rPr>
        <w:t xml:space="preserve"> </w:t>
      </w:r>
      <w:r w:rsidRPr="00F91A5D">
        <w:rPr>
          <w:rFonts w:ascii="Consolas" w:eastAsia="Times New Roman" w:hAnsi="Consolas" w:cs="Times New Roman"/>
          <w:color w:val="FFFFFF"/>
          <w:sz w:val="21"/>
          <w:szCs w:val="21"/>
          <w:lang w:eastAsia="es-CL"/>
        </w:rPr>
        <w:t>=</w:t>
      </w:r>
      <w:r w:rsidRPr="00F91A5D">
        <w:rPr>
          <w:rFonts w:ascii="Consolas" w:eastAsia="Times New Roman" w:hAnsi="Consolas" w:cs="Times New Roman"/>
          <w:color w:val="F97E72"/>
          <w:sz w:val="21"/>
          <w:szCs w:val="21"/>
          <w:lang w:eastAsia="es-CL"/>
        </w:rPr>
        <w:t xml:space="preserve"> </w:t>
      </w:r>
      <w:r w:rsidRPr="00F91A5D">
        <w:rPr>
          <w:rFonts w:ascii="Consolas" w:eastAsia="Times New Roman" w:hAnsi="Consolas" w:cs="Times New Roman"/>
          <w:color w:val="FF8B39"/>
          <w:sz w:val="21"/>
          <w:szCs w:val="21"/>
          <w:lang w:eastAsia="es-CL"/>
        </w:rPr>
        <w:t>/</w:t>
      </w:r>
      <w:r w:rsidR="00761318">
        <w:rPr>
          <w:rFonts w:ascii="Consolas" w:eastAsia="Times New Roman" w:hAnsi="Consolas" w:cs="Times New Roman"/>
          <w:color w:val="F97E72"/>
          <w:sz w:val="21"/>
          <w:szCs w:val="21"/>
          <w:lang w:eastAsia="es-CL"/>
        </w:rPr>
        <w:t>palabra</w:t>
      </w:r>
      <w:r w:rsidRPr="00F91A5D">
        <w:rPr>
          <w:rFonts w:ascii="Consolas" w:eastAsia="Times New Roman" w:hAnsi="Consolas" w:cs="Times New Roman"/>
          <w:color w:val="FF8B39"/>
          <w:sz w:val="21"/>
          <w:szCs w:val="21"/>
          <w:lang w:eastAsia="es-CL"/>
        </w:rPr>
        <w:t>/</w:t>
      </w:r>
      <w:r w:rsidRPr="00F91A5D">
        <w:rPr>
          <w:rFonts w:ascii="Consolas" w:eastAsia="Times New Roman" w:hAnsi="Consolas" w:cs="Times New Roman"/>
          <w:color w:val="FEDE5D"/>
          <w:sz w:val="21"/>
          <w:szCs w:val="21"/>
          <w:lang w:eastAsia="es-CL"/>
        </w:rPr>
        <w:t>i</w:t>
      </w:r>
    </w:p>
    <w:p w14:paraId="12805851" w14:textId="75F0D63A" w:rsidR="00E17C80" w:rsidRPr="00761318" w:rsidRDefault="00E17C80" w:rsidP="00E17C80">
      <w:pPr>
        <w:pStyle w:val="Prrafodelista"/>
        <w:numPr>
          <w:ilvl w:val="0"/>
          <w:numId w:val="18"/>
        </w:numPr>
        <w:shd w:val="clear" w:color="auto" w:fill="262335"/>
        <w:spacing w:after="0" w:line="285" w:lineRule="atLeast"/>
        <w:rPr>
          <w:rFonts w:ascii="Consolas" w:eastAsia="Times New Roman" w:hAnsi="Consolas" w:cs="Times New Roman"/>
          <w:color w:val="BBBBBB"/>
          <w:sz w:val="21"/>
          <w:szCs w:val="21"/>
          <w:lang w:eastAsia="es-CL"/>
        </w:rPr>
      </w:pPr>
      <w:r w:rsidRPr="00F91A5D">
        <w:rPr>
          <w:rFonts w:ascii="Consolas" w:eastAsia="Times New Roman" w:hAnsi="Consolas" w:cs="Times New Roman"/>
          <w:color w:val="FEDE5D"/>
          <w:sz w:val="21"/>
          <w:szCs w:val="21"/>
          <w:lang w:eastAsia="es-CL"/>
        </w:rPr>
        <w:t>const</w:t>
      </w:r>
      <w:r w:rsidRPr="00F91A5D">
        <w:rPr>
          <w:rFonts w:ascii="Consolas" w:eastAsia="Times New Roman" w:hAnsi="Consolas" w:cs="Times New Roman"/>
          <w:color w:val="BBBBBB"/>
          <w:sz w:val="21"/>
          <w:szCs w:val="21"/>
          <w:lang w:eastAsia="es-CL"/>
        </w:rPr>
        <w:t xml:space="preserve"> </w:t>
      </w:r>
      <w:r w:rsidRPr="00F91A5D">
        <w:rPr>
          <w:rFonts w:ascii="Consolas" w:eastAsia="Times New Roman" w:hAnsi="Consolas" w:cs="Times New Roman"/>
          <w:color w:val="FF7EDB"/>
          <w:sz w:val="21"/>
          <w:szCs w:val="21"/>
          <w:lang w:eastAsia="es-CL"/>
        </w:rPr>
        <w:t>regexp</w:t>
      </w:r>
      <w:r>
        <w:rPr>
          <w:rFonts w:ascii="Consolas" w:eastAsia="Times New Roman" w:hAnsi="Consolas" w:cs="Times New Roman"/>
          <w:color w:val="FF7EDB"/>
          <w:sz w:val="21"/>
          <w:szCs w:val="21"/>
          <w:lang w:eastAsia="es-CL"/>
        </w:rPr>
        <w:t>2</w:t>
      </w:r>
      <w:r w:rsidRPr="00F91A5D">
        <w:rPr>
          <w:rFonts w:ascii="Consolas" w:eastAsia="Times New Roman" w:hAnsi="Consolas" w:cs="Times New Roman"/>
          <w:color w:val="BBBBBB"/>
          <w:sz w:val="21"/>
          <w:szCs w:val="21"/>
          <w:lang w:eastAsia="es-CL"/>
        </w:rPr>
        <w:t xml:space="preserve"> </w:t>
      </w:r>
      <w:r w:rsidRPr="00F91A5D">
        <w:rPr>
          <w:rFonts w:ascii="Consolas" w:eastAsia="Times New Roman" w:hAnsi="Consolas" w:cs="Times New Roman"/>
          <w:color w:val="FFFFFF"/>
          <w:sz w:val="21"/>
          <w:szCs w:val="21"/>
          <w:lang w:eastAsia="es-CL"/>
        </w:rPr>
        <w:t>=</w:t>
      </w:r>
      <w:r w:rsidRPr="00F91A5D">
        <w:rPr>
          <w:rFonts w:ascii="Consolas" w:eastAsia="Times New Roman" w:hAnsi="Consolas" w:cs="Times New Roman"/>
          <w:color w:val="F97E72"/>
          <w:sz w:val="21"/>
          <w:szCs w:val="21"/>
          <w:lang w:eastAsia="es-CL"/>
        </w:rPr>
        <w:t xml:space="preserve"> </w:t>
      </w:r>
      <w:r w:rsidRPr="00F91A5D">
        <w:rPr>
          <w:rFonts w:ascii="Consolas" w:eastAsia="Times New Roman" w:hAnsi="Consolas" w:cs="Times New Roman"/>
          <w:color w:val="FF8B39"/>
          <w:sz w:val="21"/>
          <w:szCs w:val="21"/>
          <w:lang w:eastAsia="es-CL"/>
        </w:rPr>
        <w:t>/</w:t>
      </w:r>
      <w:proofErr w:type="gramStart"/>
      <w:r>
        <w:rPr>
          <w:rFonts w:ascii="Consolas" w:eastAsia="Times New Roman" w:hAnsi="Consolas" w:cs="Times New Roman"/>
          <w:color w:val="F97E72"/>
          <w:sz w:val="21"/>
          <w:szCs w:val="21"/>
          <w:lang w:eastAsia="es-CL"/>
        </w:rPr>
        <w:t>p...</w:t>
      </w:r>
      <w:proofErr w:type="spellStart"/>
      <w:proofErr w:type="gramEnd"/>
      <w:r>
        <w:rPr>
          <w:rFonts w:ascii="Consolas" w:eastAsia="Times New Roman" w:hAnsi="Consolas" w:cs="Times New Roman"/>
          <w:color w:val="F97E72"/>
          <w:sz w:val="21"/>
          <w:szCs w:val="21"/>
          <w:lang w:eastAsia="es-CL"/>
        </w:rPr>
        <w:t>bra</w:t>
      </w:r>
      <w:proofErr w:type="spellEnd"/>
      <w:r w:rsidRPr="00F91A5D">
        <w:rPr>
          <w:rFonts w:ascii="Consolas" w:eastAsia="Times New Roman" w:hAnsi="Consolas" w:cs="Times New Roman"/>
          <w:color w:val="FF8B39"/>
          <w:sz w:val="21"/>
          <w:szCs w:val="21"/>
          <w:lang w:eastAsia="es-CL"/>
        </w:rPr>
        <w:t>/</w:t>
      </w:r>
      <w:proofErr w:type="spellStart"/>
      <w:r>
        <w:rPr>
          <w:rFonts w:ascii="Consolas" w:eastAsia="Times New Roman" w:hAnsi="Consolas" w:cs="Times New Roman"/>
          <w:color w:val="FEDE5D"/>
          <w:sz w:val="21"/>
          <w:szCs w:val="21"/>
          <w:lang w:eastAsia="es-CL"/>
        </w:rPr>
        <w:t>gi</w:t>
      </w:r>
      <w:proofErr w:type="spellEnd"/>
    </w:p>
    <w:p w14:paraId="60C8C89B" w14:textId="29DD7BD4" w:rsidR="00E17C80" w:rsidRPr="00761318" w:rsidRDefault="00E17C80" w:rsidP="00E17C80">
      <w:pPr>
        <w:pStyle w:val="Prrafodelista"/>
        <w:numPr>
          <w:ilvl w:val="0"/>
          <w:numId w:val="18"/>
        </w:numPr>
        <w:shd w:val="clear" w:color="auto" w:fill="262335"/>
        <w:spacing w:after="0" w:line="285" w:lineRule="atLeast"/>
        <w:rPr>
          <w:rFonts w:ascii="Consolas" w:eastAsia="Times New Roman" w:hAnsi="Consolas" w:cs="Times New Roman"/>
          <w:color w:val="BBBBBB"/>
          <w:sz w:val="21"/>
          <w:szCs w:val="21"/>
          <w:lang w:eastAsia="es-CL"/>
        </w:rPr>
      </w:pPr>
      <w:r w:rsidRPr="00F91A5D">
        <w:rPr>
          <w:rFonts w:ascii="Consolas" w:eastAsia="Times New Roman" w:hAnsi="Consolas" w:cs="Times New Roman"/>
          <w:color w:val="FEDE5D"/>
          <w:sz w:val="21"/>
          <w:szCs w:val="21"/>
          <w:lang w:eastAsia="es-CL"/>
        </w:rPr>
        <w:t>const</w:t>
      </w:r>
      <w:r w:rsidRPr="00F91A5D">
        <w:rPr>
          <w:rFonts w:ascii="Consolas" w:eastAsia="Times New Roman" w:hAnsi="Consolas" w:cs="Times New Roman"/>
          <w:color w:val="BBBBBB"/>
          <w:sz w:val="21"/>
          <w:szCs w:val="21"/>
          <w:lang w:eastAsia="es-CL"/>
        </w:rPr>
        <w:t xml:space="preserve"> </w:t>
      </w:r>
      <w:r w:rsidRPr="00F91A5D">
        <w:rPr>
          <w:rFonts w:ascii="Consolas" w:eastAsia="Times New Roman" w:hAnsi="Consolas" w:cs="Times New Roman"/>
          <w:color w:val="FF7EDB"/>
          <w:sz w:val="21"/>
          <w:szCs w:val="21"/>
          <w:lang w:eastAsia="es-CL"/>
        </w:rPr>
        <w:t>regexp</w:t>
      </w:r>
      <w:r>
        <w:rPr>
          <w:rFonts w:ascii="Consolas" w:eastAsia="Times New Roman" w:hAnsi="Consolas" w:cs="Times New Roman"/>
          <w:color w:val="FF7EDB"/>
          <w:sz w:val="21"/>
          <w:szCs w:val="21"/>
          <w:lang w:eastAsia="es-CL"/>
        </w:rPr>
        <w:t>3</w:t>
      </w:r>
      <w:r w:rsidRPr="00F91A5D">
        <w:rPr>
          <w:rFonts w:ascii="Consolas" w:eastAsia="Times New Roman" w:hAnsi="Consolas" w:cs="Times New Roman"/>
          <w:color w:val="BBBBBB"/>
          <w:sz w:val="21"/>
          <w:szCs w:val="21"/>
          <w:lang w:eastAsia="es-CL"/>
        </w:rPr>
        <w:t xml:space="preserve"> </w:t>
      </w:r>
      <w:r w:rsidRPr="00F91A5D">
        <w:rPr>
          <w:rFonts w:ascii="Consolas" w:eastAsia="Times New Roman" w:hAnsi="Consolas" w:cs="Times New Roman"/>
          <w:color w:val="FFFFFF"/>
          <w:sz w:val="21"/>
          <w:szCs w:val="21"/>
          <w:lang w:eastAsia="es-CL"/>
        </w:rPr>
        <w:t>=</w:t>
      </w:r>
      <w:r w:rsidRPr="00F91A5D">
        <w:rPr>
          <w:rFonts w:ascii="Consolas" w:eastAsia="Times New Roman" w:hAnsi="Consolas" w:cs="Times New Roman"/>
          <w:color w:val="F97E72"/>
          <w:sz w:val="21"/>
          <w:szCs w:val="21"/>
          <w:lang w:eastAsia="es-CL"/>
        </w:rPr>
        <w:t xml:space="preserve"> </w:t>
      </w:r>
      <w:proofErr w:type="gramStart"/>
      <w:r w:rsidRPr="00F91A5D">
        <w:rPr>
          <w:rFonts w:ascii="Consolas" w:eastAsia="Times New Roman" w:hAnsi="Consolas" w:cs="Times New Roman"/>
          <w:color w:val="FF8B39"/>
          <w:sz w:val="21"/>
          <w:szCs w:val="21"/>
          <w:lang w:eastAsia="es-CL"/>
        </w:rPr>
        <w:t>/</w:t>
      </w:r>
      <w:r>
        <w:rPr>
          <w:rFonts w:ascii="Consolas" w:eastAsia="Times New Roman" w:hAnsi="Consolas" w:cs="Times New Roman"/>
          <w:color w:val="F97E72"/>
          <w:sz w:val="21"/>
          <w:szCs w:val="21"/>
          <w:lang w:eastAsia="es-CL"/>
        </w:rPr>
        <w:t>.al..</w:t>
      </w:r>
      <w:proofErr w:type="spellStart"/>
      <w:proofErr w:type="gramEnd"/>
      <w:r>
        <w:rPr>
          <w:rFonts w:ascii="Consolas" w:eastAsia="Times New Roman" w:hAnsi="Consolas" w:cs="Times New Roman"/>
          <w:color w:val="F97E72"/>
          <w:sz w:val="21"/>
          <w:szCs w:val="21"/>
          <w:lang w:eastAsia="es-CL"/>
        </w:rPr>
        <w:t>ra</w:t>
      </w:r>
      <w:proofErr w:type="spellEnd"/>
      <w:r w:rsidRPr="00F91A5D">
        <w:rPr>
          <w:rFonts w:ascii="Consolas" w:eastAsia="Times New Roman" w:hAnsi="Consolas" w:cs="Times New Roman"/>
          <w:color w:val="FF8B39"/>
          <w:sz w:val="21"/>
          <w:szCs w:val="21"/>
          <w:lang w:eastAsia="es-CL"/>
        </w:rPr>
        <w:t>/</w:t>
      </w:r>
      <w:proofErr w:type="spellStart"/>
      <w:r>
        <w:rPr>
          <w:rFonts w:ascii="Consolas" w:eastAsia="Times New Roman" w:hAnsi="Consolas" w:cs="Times New Roman"/>
          <w:color w:val="FEDE5D"/>
          <w:sz w:val="21"/>
          <w:szCs w:val="21"/>
          <w:lang w:eastAsia="es-CL"/>
        </w:rPr>
        <w:t>gi</w:t>
      </w:r>
      <w:r w:rsidR="007447D3">
        <w:rPr>
          <w:rFonts w:ascii="Consolas" w:eastAsia="Times New Roman" w:hAnsi="Consolas" w:cs="Times New Roman"/>
          <w:color w:val="FEDE5D"/>
          <w:sz w:val="21"/>
          <w:szCs w:val="21"/>
          <w:lang w:eastAsia="es-CL"/>
        </w:rPr>
        <w:t>m</w:t>
      </w:r>
      <w:proofErr w:type="spellEnd"/>
    </w:p>
    <w:p w14:paraId="467DCC6E" w14:textId="3ABC748B" w:rsidR="00E17C80" w:rsidRPr="00E17C80" w:rsidRDefault="00E17C80" w:rsidP="00E17C80">
      <w:pPr>
        <w:pStyle w:val="Prrafodelista"/>
        <w:numPr>
          <w:ilvl w:val="0"/>
          <w:numId w:val="18"/>
        </w:numPr>
        <w:shd w:val="clear" w:color="auto" w:fill="262335"/>
        <w:spacing w:after="0" w:line="285" w:lineRule="atLeast"/>
        <w:rPr>
          <w:rFonts w:ascii="Consolas" w:eastAsia="Times New Roman" w:hAnsi="Consolas" w:cs="Times New Roman"/>
          <w:color w:val="BBBBBB"/>
          <w:sz w:val="21"/>
          <w:szCs w:val="21"/>
          <w:lang w:eastAsia="es-CL"/>
        </w:rPr>
      </w:pPr>
      <w:r w:rsidRPr="00F91A5D">
        <w:rPr>
          <w:rFonts w:ascii="Consolas" w:eastAsia="Times New Roman" w:hAnsi="Consolas" w:cs="Times New Roman"/>
          <w:color w:val="FEDE5D"/>
          <w:sz w:val="21"/>
          <w:szCs w:val="21"/>
          <w:lang w:eastAsia="es-CL"/>
        </w:rPr>
        <w:t>const</w:t>
      </w:r>
      <w:r w:rsidRPr="00F91A5D">
        <w:rPr>
          <w:rFonts w:ascii="Consolas" w:eastAsia="Times New Roman" w:hAnsi="Consolas" w:cs="Times New Roman"/>
          <w:color w:val="BBBBBB"/>
          <w:sz w:val="21"/>
          <w:szCs w:val="21"/>
          <w:lang w:eastAsia="es-CL"/>
        </w:rPr>
        <w:t xml:space="preserve"> </w:t>
      </w:r>
      <w:r w:rsidRPr="00F91A5D">
        <w:rPr>
          <w:rFonts w:ascii="Consolas" w:eastAsia="Times New Roman" w:hAnsi="Consolas" w:cs="Times New Roman"/>
          <w:color w:val="FF7EDB"/>
          <w:sz w:val="21"/>
          <w:szCs w:val="21"/>
          <w:lang w:eastAsia="es-CL"/>
        </w:rPr>
        <w:t>regexp</w:t>
      </w:r>
      <w:r>
        <w:rPr>
          <w:rFonts w:ascii="Consolas" w:eastAsia="Times New Roman" w:hAnsi="Consolas" w:cs="Times New Roman"/>
          <w:color w:val="FF7EDB"/>
          <w:sz w:val="21"/>
          <w:szCs w:val="21"/>
          <w:lang w:eastAsia="es-CL"/>
        </w:rPr>
        <w:t>4</w:t>
      </w:r>
      <w:r w:rsidRPr="00F91A5D">
        <w:rPr>
          <w:rFonts w:ascii="Consolas" w:eastAsia="Times New Roman" w:hAnsi="Consolas" w:cs="Times New Roman"/>
          <w:color w:val="BBBBBB"/>
          <w:sz w:val="21"/>
          <w:szCs w:val="21"/>
          <w:lang w:eastAsia="es-CL"/>
        </w:rPr>
        <w:t xml:space="preserve"> </w:t>
      </w:r>
      <w:r w:rsidRPr="00F91A5D">
        <w:rPr>
          <w:rFonts w:ascii="Consolas" w:eastAsia="Times New Roman" w:hAnsi="Consolas" w:cs="Times New Roman"/>
          <w:color w:val="FFFFFF"/>
          <w:sz w:val="21"/>
          <w:szCs w:val="21"/>
          <w:lang w:eastAsia="es-CL"/>
        </w:rPr>
        <w:t>=</w:t>
      </w:r>
      <w:r w:rsidRPr="00F91A5D">
        <w:rPr>
          <w:rFonts w:ascii="Consolas" w:eastAsia="Times New Roman" w:hAnsi="Consolas" w:cs="Times New Roman"/>
          <w:color w:val="F97E72"/>
          <w:sz w:val="21"/>
          <w:szCs w:val="21"/>
          <w:lang w:eastAsia="es-CL"/>
        </w:rPr>
        <w:t xml:space="preserve"> </w:t>
      </w:r>
      <w:r w:rsidRPr="00F91A5D">
        <w:rPr>
          <w:rFonts w:ascii="Consolas" w:eastAsia="Times New Roman" w:hAnsi="Consolas" w:cs="Times New Roman"/>
          <w:color w:val="FF8B39"/>
          <w:sz w:val="21"/>
          <w:szCs w:val="21"/>
          <w:lang w:eastAsia="es-CL"/>
        </w:rPr>
        <w:t>/</w:t>
      </w:r>
      <w:r>
        <w:rPr>
          <w:rFonts w:ascii="Consolas" w:eastAsia="Times New Roman" w:hAnsi="Consolas" w:cs="Times New Roman"/>
          <w:color w:val="F97E72"/>
          <w:sz w:val="21"/>
          <w:szCs w:val="21"/>
          <w:lang w:eastAsia="es-CL"/>
        </w:rPr>
        <w:t>\D</w:t>
      </w:r>
      <w:r w:rsidRPr="00F91A5D">
        <w:rPr>
          <w:rFonts w:ascii="Consolas" w:eastAsia="Times New Roman" w:hAnsi="Consolas" w:cs="Times New Roman"/>
          <w:color w:val="FF8B39"/>
          <w:sz w:val="21"/>
          <w:szCs w:val="21"/>
          <w:lang w:eastAsia="es-CL"/>
        </w:rPr>
        <w:t>/</w:t>
      </w:r>
      <w:proofErr w:type="spellStart"/>
      <w:r>
        <w:rPr>
          <w:rFonts w:ascii="Consolas" w:eastAsia="Times New Roman" w:hAnsi="Consolas" w:cs="Times New Roman"/>
          <w:color w:val="FEDE5D"/>
          <w:sz w:val="21"/>
          <w:szCs w:val="21"/>
          <w:lang w:eastAsia="es-CL"/>
        </w:rPr>
        <w:t>gi</w:t>
      </w:r>
      <w:proofErr w:type="spellEnd"/>
    </w:p>
    <w:p w14:paraId="00E5F401" w14:textId="77777777" w:rsidR="009B7AEC" w:rsidRDefault="009B7AEC" w:rsidP="009B7AEC"/>
    <w:p w14:paraId="5E5D70DB" w14:textId="30031268" w:rsidR="009B7AEC" w:rsidRPr="00133ACE" w:rsidRDefault="009B7AEC" w:rsidP="009B7AEC">
      <w:pPr>
        <w:rPr>
          <w:b/>
          <w:bCs/>
        </w:rPr>
      </w:pPr>
      <w:r w:rsidRPr="00133ACE">
        <w:rPr>
          <w:b/>
          <w:bCs/>
        </w:rPr>
        <w:t>Coincidencias Básicas:</w:t>
      </w:r>
    </w:p>
    <w:p w14:paraId="41BF7313" w14:textId="488D0CD5" w:rsidR="009B7AEC" w:rsidRDefault="009B7AEC" w:rsidP="009B7AEC">
      <w:pPr>
        <w:pStyle w:val="Prrafodelista"/>
        <w:numPr>
          <w:ilvl w:val="0"/>
          <w:numId w:val="18"/>
        </w:numPr>
      </w:pPr>
      <w:r>
        <w:t xml:space="preserve">.       - Cualquier </w:t>
      </w:r>
      <w:proofErr w:type="spellStart"/>
      <w:r>
        <w:t>Caracter</w:t>
      </w:r>
      <w:proofErr w:type="spellEnd"/>
      <w:r>
        <w:t xml:space="preserve">, excepto nueva </w:t>
      </w:r>
      <w:r w:rsidR="00081B4E">
        <w:t>línea</w:t>
      </w:r>
    </w:p>
    <w:p w14:paraId="68AE80DB" w14:textId="54C2BACE" w:rsidR="009B7AEC" w:rsidRDefault="009B7AEC" w:rsidP="009B7AEC">
      <w:pPr>
        <w:pStyle w:val="Prrafodelista"/>
        <w:numPr>
          <w:ilvl w:val="0"/>
          <w:numId w:val="18"/>
        </w:numPr>
      </w:pPr>
      <w:r>
        <w:t xml:space="preserve">\       - Indica que el siguiente </w:t>
      </w:r>
      <w:proofErr w:type="spellStart"/>
      <w:r>
        <w:t>caracter</w:t>
      </w:r>
      <w:proofErr w:type="spellEnd"/>
      <w:r>
        <w:t xml:space="preserve"> se debe tratar de manera especial o "escaparse".</w:t>
      </w:r>
    </w:p>
    <w:p w14:paraId="0992536A" w14:textId="4ED2DB2C" w:rsidR="009B7AEC" w:rsidRDefault="009B7AEC" w:rsidP="009B7AEC">
      <w:pPr>
        <w:pStyle w:val="Prrafodelista"/>
        <w:numPr>
          <w:ilvl w:val="0"/>
          <w:numId w:val="18"/>
        </w:numPr>
      </w:pPr>
      <w:r>
        <w:t xml:space="preserve">\d      - Cualquier </w:t>
      </w:r>
      <w:r w:rsidR="00081B4E">
        <w:t>Dígitos</w:t>
      </w:r>
      <w:r>
        <w:t xml:space="preserve"> (0-9)</w:t>
      </w:r>
    </w:p>
    <w:p w14:paraId="4D96B4AA" w14:textId="6CCBD7F9" w:rsidR="009B7AEC" w:rsidRDefault="009B7AEC" w:rsidP="009B7AEC">
      <w:pPr>
        <w:pStyle w:val="Prrafodelista"/>
        <w:numPr>
          <w:ilvl w:val="0"/>
          <w:numId w:val="18"/>
        </w:numPr>
      </w:pPr>
      <w:r>
        <w:t>\D      - No es un Digito (0-9)</w:t>
      </w:r>
    </w:p>
    <w:p w14:paraId="299DCF93" w14:textId="63E22939" w:rsidR="009B7AEC" w:rsidRDefault="009B7AEC" w:rsidP="009B7AEC">
      <w:pPr>
        <w:pStyle w:val="Prrafodelista"/>
        <w:numPr>
          <w:ilvl w:val="0"/>
          <w:numId w:val="18"/>
        </w:numPr>
      </w:pPr>
      <w:r>
        <w:t xml:space="preserve">\w      - </w:t>
      </w:r>
      <w:proofErr w:type="spellStart"/>
      <w:r>
        <w:t>Caracter</w:t>
      </w:r>
      <w:proofErr w:type="spellEnd"/>
      <w:r>
        <w:t xml:space="preserve"> de Palabra (a-z, A-Z, 0-9, _)</w:t>
      </w:r>
    </w:p>
    <w:p w14:paraId="263110DF" w14:textId="4669FF12" w:rsidR="009B7AEC" w:rsidRDefault="009B7AEC" w:rsidP="009B7AEC">
      <w:pPr>
        <w:pStyle w:val="Prrafodelista"/>
        <w:numPr>
          <w:ilvl w:val="0"/>
          <w:numId w:val="18"/>
        </w:numPr>
      </w:pPr>
      <w:r>
        <w:t xml:space="preserve">\W      - No es un </w:t>
      </w:r>
      <w:proofErr w:type="spellStart"/>
      <w:r>
        <w:t>Caracter</w:t>
      </w:r>
      <w:proofErr w:type="spellEnd"/>
      <w:r>
        <w:t xml:space="preserve"> de Palabra.</w:t>
      </w:r>
    </w:p>
    <w:p w14:paraId="43610604" w14:textId="7EDFA3FA" w:rsidR="009B7AEC" w:rsidRDefault="009B7AEC" w:rsidP="009B7AEC">
      <w:pPr>
        <w:pStyle w:val="Prrafodelista"/>
        <w:numPr>
          <w:ilvl w:val="0"/>
          <w:numId w:val="18"/>
        </w:numPr>
      </w:pPr>
      <w:r>
        <w:t xml:space="preserve">\s      - Espacios de cualquier tipo. (espacio, tab, nueva </w:t>
      </w:r>
      <w:r w:rsidR="00081B4E">
        <w:t>línea</w:t>
      </w:r>
      <w:r>
        <w:t>)</w:t>
      </w:r>
    </w:p>
    <w:p w14:paraId="4A5C2B12" w14:textId="7682D835" w:rsidR="00133ACE" w:rsidRDefault="009B7AEC" w:rsidP="009B7AEC">
      <w:pPr>
        <w:pStyle w:val="Prrafodelista"/>
        <w:numPr>
          <w:ilvl w:val="0"/>
          <w:numId w:val="18"/>
        </w:numPr>
      </w:pPr>
      <w:r>
        <w:t xml:space="preserve">\S      - No es un Espacio, Tab o nueva </w:t>
      </w:r>
      <w:r w:rsidR="00081B4E">
        <w:t>línea</w:t>
      </w:r>
      <w:r>
        <w:t>.</w:t>
      </w:r>
    </w:p>
    <w:p w14:paraId="5A04EBC9" w14:textId="1E33F574" w:rsidR="009B7AEC" w:rsidRDefault="009B7AEC" w:rsidP="009B7AEC">
      <w:r w:rsidRPr="00133ACE">
        <w:rPr>
          <w:b/>
          <w:bCs/>
        </w:rPr>
        <w:t>Limites</w:t>
      </w:r>
      <w:r>
        <w:t>:</w:t>
      </w:r>
    </w:p>
    <w:p w14:paraId="09D65790" w14:textId="4D671FA5" w:rsidR="009B7AEC" w:rsidRDefault="009B7AEC" w:rsidP="009B7AEC">
      <w:pPr>
        <w:pStyle w:val="Prrafodelista"/>
        <w:numPr>
          <w:ilvl w:val="0"/>
          <w:numId w:val="18"/>
        </w:numPr>
      </w:pPr>
      <w:r>
        <w:t>\b      - Limite de Palabra</w:t>
      </w:r>
    </w:p>
    <w:p w14:paraId="7EE9E51C" w14:textId="7154C0EA" w:rsidR="009B7AEC" w:rsidRDefault="009B7AEC" w:rsidP="009B7AEC">
      <w:pPr>
        <w:pStyle w:val="Prrafodelista"/>
        <w:numPr>
          <w:ilvl w:val="0"/>
          <w:numId w:val="18"/>
        </w:numPr>
      </w:pPr>
      <w:r>
        <w:t xml:space="preserve">\B      - No es un </w:t>
      </w:r>
      <w:r w:rsidR="00081B4E">
        <w:t>Límite</w:t>
      </w:r>
      <w:r>
        <w:t xml:space="preserve"> de Palabra</w:t>
      </w:r>
    </w:p>
    <w:p w14:paraId="6E074D0B" w14:textId="526D710E" w:rsidR="009B7AEC" w:rsidRDefault="009B7AEC" w:rsidP="009B7AEC">
      <w:pPr>
        <w:pStyle w:val="Prrafodelista"/>
        <w:numPr>
          <w:ilvl w:val="0"/>
          <w:numId w:val="18"/>
        </w:numPr>
      </w:pPr>
      <w:r>
        <w:t>^       - Inicio de una cadena de texto</w:t>
      </w:r>
    </w:p>
    <w:p w14:paraId="17F49CE7" w14:textId="247F6EB9" w:rsidR="00133ACE" w:rsidRDefault="009B7AEC" w:rsidP="009B7AEC">
      <w:pPr>
        <w:pStyle w:val="Prrafodelista"/>
        <w:numPr>
          <w:ilvl w:val="0"/>
          <w:numId w:val="18"/>
        </w:numPr>
      </w:pPr>
      <w:r>
        <w:t>$       - Final de una cadena de texto</w:t>
      </w:r>
    </w:p>
    <w:p w14:paraId="418919D0" w14:textId="53DE7328" w:rsidR="009B7AEC" w:rsidRDefault="009B7AEC" w:rsidP="009B7AEC">
      <w:r w:rsidRPr="00133ACE">
        <w:rPr>
          <w:b/>
          <w:bCs/>
        </w:rPr>
        <w:t>Cuantificadore</w:t>
      </w:r>
      <w:r>
        <w:t>s:</w:t>
      </w:r>
    </w:p>
    <w:p w14:paraId="43B01635" w14:textId="779B118B" w:rsidR="009B7AEC" w:rsidRDefault="009B7AEC" w:rsidP="009B7AEC">
      <w:pPr>
        <w:pStyle w:val="Prrafodelista"/>
        <w:numPr>
          <w:ilvl w:val="0"/>
          <w:numId w:val="18"/>
        </w:numPr>
      </w:pPr>
      <w:r>
        <w:t>- Coincide con 0 o más ocurrencias del patrón anterior.</w:t>
      </w:r>
    </w:p>
    <w:p w14:paraId="5550BA55" w14:textId="49AC015C" w:rsidR="009B7AEC" w:rsidRDefault="009B7AEC" w:rsidP="009B7AEC">
      <w:pPr>
        <w:pStyle w:val="Prrafodelista"/>
        <w:numPr>
          <w:ilvl w:val="0"/>
          <w:numId w:val="18"/>
        </w:numPr>
      </w:pPr>
      <w:r>
        <w:t>+       - Coincide con 1 o más ocurrencias del patrón anterior.</w:t>
      </w:r>
    </w:p>
    <w:p w14:paraId="150928DF" w14:textId="4D6A3A05" w:rsidR="009B7AEC" w:rsidRDefault="009B7AEC" w:rsidP="009B7AEC">
      <w:pPr>
        <w:pStyle w:val="Prrafodelista"/>
        <w:numPr>
          <w:ilvl w:val="0"/>
          <w:numId w:val="18"/>
        </w:numPr>
      </w:pPr>
      <w:r>
        <w:t>?       - Coincide con 0 o 1 ocurrencia del patrón anterior.</w:t>
      </w:r>
    </w:p>
    <w:p w14:paraId="1B71AC42" w14:textId="6EA345A5" w:rsidR="009B7AEC" w:rsidRDefault="009B7AEC" w:rsidP="009B7AEC">
      <w:pPr>
        <w:pStyle w:val="Prrafodelista"/>
        <w:numPr>
          <w:ilvl w:val="0"/>
          <w:numId w:val="18"/>
        </w:numPr>
      </w:pPr>
      <w:r>
        <w:t xml:space="preserve">{3}     - </w:t>
      </w:r>
      <w:r w:rsidR="00081B4E">
        <w:t>Número</w:t>
      </w:r>
      <w:r>
        <w:t xml:space="preserve"> Exacto</w:t>
      </w:r>
    </w:p>
    <w:p w14:paraId="328EABDC" w14:textId="37AE1DCA" w:rsidR="009B7AEC" w:rsidRDefault="009B7AEC" w:rsidP="009B7AEC">
      <w:pPr>
        <w:pStyle w:val="Prrafodelista"/>
        <w:numPr>
          <w:ilvl w:val="0"/>
          <w:numId w:val="18"/>
        </w:numPr>
      </w:pPr>
      <w:r>
        <w:t xml:space="preserve">{3,4}   - Rango de </w:t>
      </w:r>
      <w:r w:rsidR="00081B4E">
        <w:t>Números</w:t>
      </w:r>
      <w:r>
        <w:t xml:space="preserve"> (</w:t>
      </w:r>
      <w:r w:rsidR="00081B4E">
        <w:t>Mínimo</w:t>
      </w:r>
      <w:r>
        <w:t xml:space="preserve">, </w:t>
      </w:r>
      <w:r w:rsidR="00081B4E">
        <w:t>Máximo</w:t>
      </w:r>
      <w:r>
        <w:t>)</w:t>
      </w:r>
    </w:p>
    <w:p w14:paraId="45972E77" w14:textId="4CED39C4" w:rsidR="00133ACE" w:rsidRDefault="00133ACE" w:rsidP="009B7AEC"/>
    <w:p w14:paraId="3C7243CE" w14:textId="2DB9A261" w:rsidR="009B7AEC" w:rsidRDefault="009B7AEC" w:rsidP="009B7AEC">
      <w:r w:rsidRPr="00133ACE">
        <w:rPr>
          <w:b/>
          <w:bCs/>
        </w:rPr>
        <w:lastRenderedPageBreak/>
        <w:t>Conjuntos de Caracteres</w:t>
      </w:r>
      <w:r>
        <w:t>:</w:t>
      </w:r>
    </w:p>
    <w:p w14:paraId="06A00CE8" w14:textId="26AD9404" w:rsidR="009B7AEC" w:rsidRDefault="009B7AEC" w:rsidP="009B7AEC">
      <w:pPr>
        <w:pStyle w:val="Prrafodelista"/>
        <w:numPr>
          <w:ilvl w:val="0"/>
          <w:numId w:val="18"/>
        </w:numPr>
      </w:pPr>
      <w:r>
        <w:t xml:space="preserve">[]      - Caracteres dentro de los </w:t>
      </w:r>
      <w:proofErr w:type="spellStart"/>
      <w:r>
        <w:t>brackets</w:t>
      </w:r>
      <w:proofErr w:type="spellEnd"/>
    </w:p>
    <w:p w14:paraId="2D10D73F" w14:textId="73727651" w:rsidR="009B7AEC" w:rsidRDefault="009B7AEC" w:rsidP="009B7AEC">
      <w:pPr>
        <w:pStyle w:val="Prrafodelista"/>
        <w:numPr>
          <w:ilvl w:val="0"/>
          <w:numId w:val="18"/>
        </w:numPr>
      </w:pPr>
      <w:r>
        <w:t>[</w:t>
      </w:r>
      <w:proofErr w:type="gramStart"/>
      <w:r>
        <w:t>^ ]</w:t>
      </w:r>
      <w:proofErr w:type="gramEnd"/>
      <w:r>
        <w:t xml:space="preserve">    - Caracteres que NO ESTAN dentro de los </w:t>
      </w:r>
      <w:proofErr w:type="spellStart"/>
      <w:r>
        <w:t>brackets</w:t>
      </w:r>
      <w:proofErr w:type="spellEnd"/>
    </w:p>
    <w:p w14:paraId="111C1A7B" w14:textId="4667F758" w:rsidR="009B7AEC" w:rsidRPr="009B7AEC" w:rsidRDefault="009B7AEC" w:rsidP="009B7AEC">
      <w:pPr>
        <w:rPr>
          <w:u w:val="single"/>
        </w:rPr>
      </w:pPr>
      <w:r w:rsidRPr="00133ACE">
        <w:rPr>
          <w:b/>
          <w:bCs/>
        </w:rPr>
        <w:t>Grupos</w:t>
      </w:r>
      <w:r>
        <w:t>:</w:t>
      </w:r>
    </w:p>
    <w:p w14:paraId="7E309548" w14:textId="210655A0" w:rsidR="009B7AEC" w:rsidRDefault="009B7AEC" w:rsidP="009B7AEC">
      <w:pPr>
        <w:pStyle w:val="Prrafodelista"/>
        <w:numPr>
          <w:ilvl w:val="0"/>
          <w:numId w:val="18"/>
        </w:numPr>
      </w:pPr>
      <w:proofErr w:type="gramStart"/>
      <w:r>
        <w:t>( )</w:t>
      </w:r>
      <w:proofErr w:type="gramEnd"/>
      <w:r>
        <w:t xml:space="preserve">     - Grupo</w:t>
      </w:r>
    </w:p>
    <w:p w14:paraId="7C26BB4F" w14:textId="66738DAA" w:rsidR="009B7AEC" w:rsidRDefault="009B7AEC" w:rsidP="009B7AEC">
      <w:pPr>
        <w:pStyle w:val="Prrafodelista"/>
        <w:numPr>
          <w:ilvl w:val="0"/>
          <w:numId w:val="18"/>
        </w:numPr>
      </w:pPr>
      <w:r>
        <w:t>|       - Uno u otro</w:t>
      </w:r>
      <w:r w:rsidR="00081B4E">
        <w:br/>
      </w:r>
    </w:p>
    <w:p w14:paraId="639ED9D8" w14:textId="468D9F82" w:rsidR="00F91A5D" w:rsidRPr="00904B27" w:rsidRDefault="009B7AEC" w:rsidP="00081B4E">
      <w:pPr>
        <w:jc w:val="right"/>
      </w:pPr>
      <w:r>
        <w:t xml:space="preserve">    probar en: </w:t>
      </w:r>
      <w:hyperlink r:id="rId26" w:history="1">
        <w:r w:rsidRPr="00081B4E">
          <w:rPr>
            <w:rStyle w:val="Hipervnculo"/>
          </w:rPr>
          <w:t>http://regexr.com/77g8v</w:t>
        </w:r>
      </w:hyperlink>
    </w:p>
    <w:p w14:paraId="146E0BFC" w14:textId="60A6F138" w:rsidR="00081B4E" w:rsidRPr="006558AB" w:rsidRDefault="00133ACE" w:rsidP="004D6DD9">
      <w:pPr>
        <w:rPr>
          <w:b/>
          <w:bCs/>
          <w:sz w:val="32"/>
          <w:szCs w:val="32"/>
        </w:rPr>
      </w:pPr>
      <w:r>
        <w:rPr>
          <w:b/>
          <w:bCs/>
          <w:sz w:val="32"/>
          <w:szCs w:val="32"/>
        </w:rPr>
        <w:br/>
      </w:r>
      <w:r w:rsidR="00081B4E" w:rsidRPr="006558AB">
        <w:rPr>
          <w:b/>
          <w:bCs/>
          <w:sz w:val="32"/>
          <w:szCs w:val="32"/>
        </w:rPr>
        <w:t>¿Qué Son Clases?</w:t>
      </w:r>
    </w:p>
    <w:p w14:paraId="46F16173" w14:textId="455D88E0" w:rsidR="00081B4E" w:rsidRPr="00081B4E" w:rsidRDefault="00081B4E" w:rsidP="00081B4E">
      <w:pPr>
        <w:spacing w:line="240" w:lineRule="auto"/>
        <w:jc w:val="both"/>
      </w:pPr>
      <w:r>
        <w:rPr>
          <w:sz w:val="20"/>
          <w:szCs w:val="20"/>
        </w:rPr>
        <w:br/>
      </w:r>
      <w:r w:rsidRPr="00081B4E">
        <w:t xml:space="preserve">Una clase es una plantilla o molde para crear objetos(instancias), que tienen propiedades y métodos en común. </w:t>
      </w:r>
    </w:p>
    <w:p w14:paraId="36141634" w14:textId="507AC2C2" w:rsidR="00490C56" w:rsidRDefault="002439A1" w:rsidP="00081B4E">
      <w:pPr>
        <w:spacing w:line="240" w:lineRule="auto"/>
        <w:jc w:val="both"/>
      </w:pPr>
      <w:r>
        <w:t>S</w:t>
      </w:r>
      <w:r w:rsidR="003907B6">
        <w:t>e</w:t>
      </w:r>
      <w:r w:rsidR="00081B4E" w:rsidRPr="00081B4E">
        <w:t xml:space="preserve"> define</w:t>
      </w:r>
      <w:r>
        <w:t>n</w:t>
      </w:r>
      <w:r w:rsidR="00081B4E" w:rsidRPr="00081B4E">
        <w:t xml:space="preserve"> utilizando la palabra clave "class" seguida del nombre de la clase</w:t>
      </w:r>
      <w:r w:rsidR="00B94F67">
        <w:t>, y las llaves, dentro de las llaves se definen</w:t>
      </w:r>
      <w:r w:rsidR="00081B4E" w:rsidRPr="00081B4E">
        <w:t xml:space="preserve"> las propiedades y métodos de la </w:t>
      </w:r>
      <w:r w:rsidR="00FD3BC2">
        <w:t>misma</w:t>
      </w:r>
      <w:r w:rsidR="00081B4E" w:rsidRPr="00081B4E">
        <w:t>.</w:t>
      </w:r>
      <w:r w:rsidR="00B94F67" w:rsidRPr="00B94F67">
        <w:t xml:space="preserve"> </w:t>
      </w:r>
    </w:p>
    <w:p w14:paraId="108E7E25" w14:textId="5D5B470A" w:rsidR="00490C56" w:rsidRPr="00081B4E" w:rsidRDefault="00490C56" w:rsidP="00081B4E">
      <w:pPr>
        <w:spacing w:line="240" w:lineRule="auto"/>
        <w:jc w:val="both"/>
      </w:pPr>
      <w:r>
        <w:t>Se componen internamente por:</w:t>
      </w:r>
    </w:p>
    <w:p w14:paraId="66B4B799" w14:textId="01F55F8A" w:rsidR="00081B4E" w:rsidRPr="00081B4E" w:rsidRDefault="00081B4E" w:rsidP="00081B4E">
      <w:pPr>
        <w:spacing w:line="240" w:lineRule="auto"/>
        <w:jc w:val="both"/>
      </w:pPr>
      <w:r w:rsidRPr="00081B4E">
        <w:t xml:space="preserve">- </w:t>
      </w:r>
      <w:r w:rsidRPr="00081B4E">
        <w:rPr>
          <w:b/>
          <w:bCs/>
        </w:rPr>
        <w:t>Constructo</w:t>
      </w:r>
      <w:r w:rsidRPr="00081B4E">
        <w:t>r: es un método especial de la clase que se ejecuta automáticamente cuando se crea una nueva instancia, su rol principal es inicializar los atributos de la clase con los valores pasados como argumentos al crear una nueva instancia, usando la palabra reservada new.</w:t>
      </w:r>
    </w:p>
    <w:p w14:paraId="0D89545C" w14:textId="00FD2C65" w:rsidR="00081B4E" w:rsidRPr="00081B4E" w:rsidRDefault="00081B4E" w:rsidP="00081B4E">
      <w:pPr>
        <w:spacing w:line="240" w:lineRule="auto"/>
        <w:jc w:val="both"/>
      </w:pPr>
      <w:r w:rsidRPr="00081B4E">
        <w:t xml:space="preserve">- </w:t>
      </w:r>
      <w:r w:rsidRPr="00081B4E">
        <w:rPr>
          <w:b/>
          <w:bCs/>
        </w:rPr>
        <w:t>Método</w:t>
      </w:r>
      <w:r w:rsidRPr="00081B4E">
        <w:t>: es una función (puede ser opcional) que retorna (con retu</w:t>
      </w:r>
      <w:r w:rsidR="009B0D2F" w:rsidRPr="002439A1">
        <w:t>r</w:t>
      </w:r>
      <w:r w:rsidRPr="00081B4E">
        <w:t>n) lógica. El método Saludo está fuera del scope del constructor, pero puede acceder a los atributos de la clase que se han declarado en el constructor a través de la palabra clave this. Esto es posible porque this se refiere a la instancia actual de la clase.</w:t>
      </w:r>
    </w:p>
    <w:p w14:paraId="11AB8DA0" w14:textId="09E06E55" w:rsidR="00081B4E" w:rsidRPr="00081B4E" w:rsidRDefault="00081B4E" w:rsidP="00081B4E">
      <w:pPr>
        <w:spacing w:line="240" w:lineRule="auto"/>
        <w:jc w:val="both"/>
      </w:pPr>
      <w:r w:rsidRPr="00081B4E">
        <w:t xml:space="preserve">- </w:t>
      </w:r>
      <w:r w:rsidRPr="00081B4E">
        <w:rPr>
          <w:b/>
          <w:bCs/>
        </w:rPr>
        <w:t>this</w:t>
      </w:r>
      <w:r w:rsidRPr="00081B4E">
        <w:t>: hace referencia al elemento padre, es decir al objeto instanciado.</w:t>
      </w:r>
    </w:p>
    <w:p w14:paraId="269E4933" w14:textId="1CD79762" w:rsidR="00081B4E" w:rsidRPr="00081B4E" w:rsidRDefault="00081B4E" w:rsidP="00081B4E">
      <w:r w:rsidRPr="00081B4E">
        <w:rPr>
          <w:i/>
          <w:iCs/>
        </w:rPr>
        <w:t xml:space="preserve">    </w:t>
      </w:r>
    </w:p>
    <w:p w14:paraId="2D68E34B" w14:textId="4B83DD8F" w:rsidR="00081B4E" w:rsidRPr="00081B4E" w:rsidRDefault="00081B4E" w:rsidP="00081B4E">
      <w:pPr>
        <w:rPr>
          <w:b/>
          <w:bCs/>
        </w:rPr>
      </w:pPr>
      <w:r w:rsidRPr="00081B4E">
        <w:rPr>
          <w:b/>
          <w:bCs/>
          <w:i/>
          <w:iCs/>
        </w:rPr>
        <w:t>NOTA:</w:t>
      </w:r>
      <w:r>
        <w:rPr>
          <w:b/>
          <w:bCs/>
        </w:rPr>
        <w:t xml:space="preserve"> </w:t>
      </w:r>
      <w:r w:rsidRPr="00081B4E">
        <w:rPr>
          <w:i/>
          <w:iCs/>
        </w:rPr>
        <w:t>Es una convención común en JavaScript declarar las clases con la primera letra de cada palabra en mayúscula. Ejemplo "Persona" o "Usuario",</w:t>
      </w:r>
      <w:r>
        <w:t xml:space="preserve"> </w:t>
      </w:r>
      <w:r w:rsidRPr="00081B4E">
        <w:rPr>
          <w:i/>
          <w:iCs/>
        </w:rPr>
        <w:t>sin embargo, es solo una buena práctica, no evita el buen funcionamiento de las clases.</w:t>
      </w:r>
    </w:p>
    <w:p w14:paraId="6BCBA945" w14:textId="16F2274C" w:rsidR="00081B4E" w:rsidRDefault="00081B4E" w:rsidP="00081B4E">
      <w:pPr>
        <w:rPr>
          <w:i/>
          <w:iCs/>
        </w:rPr>
      </w:pPr>
      <w:r w:rsidRPr="00081B4E">
        <w:rPr>
          <w:i/>
          <w:iCs/>
        </w:rPr>
        <w:t>Esto se realiza con la finalidad de diferenciar de manera más fácil cuando</w:t>
      </w:r>
      <w:r>
        <w:t xml:space="preserve"> </w:t>
      </w:r>
      <w:r w:rsidRPr="00081B4E">
        <w:rPr>
          <w:i/>
          <w:iCs/>
        </w:rPr>
        <w:t>se emplea una clase, una variable o una función.</w:t>
      </w:r>
    </w:p>
    <w:p w14:paraId="1E267BA0" w14:textId="505BE7D8" w:rsidR="009E39E4" w:rsidRDefault="009E39E4" w:rsidP="00081B4E">
      <w:pPr>
        <w:rPr>
          <w:i/>
          <w:iCs/>
        </w:rPr>
      </w:pPr>
    </w:p>
    <w:p w14:paraId="70DA25ED" w14:textId="7BEDFAD7" w:rsidR="0040607C" w:rsidRDefault="0040607C" w:rsidP="00081B4E">
      <w:pPr>
        <w:rPr>
          <w:i/>
          <w:iCs/>
        </w:rPr>
      </w:pPr>
    </w:p>
    <w:p w14:paraId="73BD1326" w14:textId="37947B30" w:rsidR="0040607C" w:rsidRDefault="0040607C" w:rsidP="00081B4E">
      <w:pPr>
        <w:rPr>
          <w:i/>
          <w:iCs/>
        </w:rPr>
      </w:pPr>
    </w:p>
    <w:p w14:paraId="5646A6F2" w14:textId="77777777" w:rsidR="0040607C" w:rsidRPr="009E39E4" w:rsidRDefault="0040607C" w:rsidP="00081B4E">
      <w:pPr>
        <w:rPr>
          <w:b/>
          <w:bCs/>
          <w:sz w:val="32"/>
          <w:szCs w:val="32"/>
        </w:rPr>
      </w:pPr>
    </w:p>
    <w:p w14:paraId="72A7D320" w14:textId="42617872" w:rsidR="009B0D2F" w:rsidRPr="00081B4E" w:rsidRDefault="009B0D2F" w:rsidP="00081B4E">
      <w:r w:rsidRPr="009B0D2F">
        <w:rPr>
          <w:b/>
          <w:bCs/>
        </w:rPr>
        <w:lastRenderedPageBreak/>
        <w:t>Ejemplo</w:t>
      </w:r>
      <w:r>
        <w:t>:</w:t>
      </w:r>
    </w:p>
    <w:p w14:paraId="5B74258A" w14:textId="77777777" w:rsidR="009B0D2F" w:rsidRPr="009B0D2F" w:rsidRDefault="009B0D2F" w:rsidP="009B0D2F">
      <w:pPr>
        <w:shd w:val="clear" w:color="auto" w:fill="262335"/>
        <w:spacing w:after="0" w:line="285" w:lineRule="atLeast"/>
        <w:rPr>
          <w:rFonts w:ascii="Consolas" w:eastAsia="Times New Roman" w:hAnsi="Consolas" w:cs="Times New Roman"/>
          <w:color w:val="BBBBBB"/>
          <w:sz w:val="21"/>
          <w:szCs w:val="21"/>
          <w:lang w:eastAsia="es-CL"/>
        </w:rPr>
      </w:pPr>
      <w:r w:rsidRPr="009B0D2F">
        <w:rPr>
          <w:rFonts w:ascii="Consolas" w:eastAsia="Times New Roman" w:hAnsi="Consolas" w:cs="Times New Roman"/>
          <w:color w:val="FEDE5D"/>
          <w:sz w:val="21"/>
          <w:szCs w:val="21"/>
          <w:lang w:eastAsia="es-CL"/>
        </w:rPr>
        <w:t>class</w:t>
      </w:r>
      <w:r w:rsidRPr="009B0D2F">
        <w:rPr>
          <w:rFonts w:ascii="Consolas" w:eastAsia="Times New Roman" w:hAnsi="Consolas" w:cs="Times New Roman"/>
          <w:color w:val="BBBBBB"/>
          <w:sz w:val="21"/>
          <w:szCs w:val="21"/>
          <w:lang w:eastAsia="es-CL"/>
        </w:rPr>
        <w:t xml:space="preserve"> </w:t>
      </w:r>
      <w:r w:rsidRPr="009B0D2F">
        <w:rPr>
          <w:rFonts w:ascii="Consolas" w:eastAsia="Times New Roman" w:hAnsi="Consolas" w:cs="Times New Roman"/>
          <w:color w:val="FE4450"/>
          <w:sz w:val="21"/>
          <w:szCs w:val="21"/>
          <w:lang w:eastAsia="es-CL"/>
        </w:rPr>
        <w:t>Persona</w:t>
      </w:r>
      <w:r w:rsidRPr="009B0D2F">
        <w:rPr>
          <w:rFonts w:ascii="Consolas" w:eastAsia="Times New Roman" w:hAnsi="Consolas" w:cs="Times New Roman"/>
          <w:color w:val="BBBBBB"/>
          <w:sz w:val="21"/>
          <w:szCs w:val="21"/>
          <w:lang w:eastAsia="es-CL"/>
        </w:rPr>
        <w:t xml:space="preserve"> {</w:t>
      </w:r>
    </w:p>
    <w:p w14:paraId="11D116CC" w14:textId="77777777" w:rsidR="009B0D2F" w:rsidRPr="009B0D2F" w:rsidRDefault="009B0D2F" w:rsidP="009B0D2F">
      <w:pPr>
        <w:shd w:val="clear" w:color="auto" w:fill="262335"/>
        <w:spacing w:after="0" w:line="285" w:lineRule="atLeast"/>
        <w:rPr>
          <w:rFonts w:ascii="Consolas" w:eastAsia="Times New Roman" w:hAnsi="Consolas" w:cs="Times New Roman"/>
          <w:color w:val="BBBBBB"/>
          <w:sz w:val="21"/>
          <w:szCs w:val="21"/>
          <w:lang w:eastAsia="es-CL"/>
        </w:rPr>
      </w:pPr>
      <w:r w:rsidRPr="009B0D2F">
        <w:rPr>
          <w:rFonts w:ascii="Consolas" w:eastAsia="Times New Roman" w:hAnsi="Consolas" w:cs="Times New Roman"/>
          <w:color w:val="BBBBBB"/>
          <w:sz w:val="21"/>
          <w:szCs w:val="21"/>
          <w:lang w:eastAsia="es-CL"/>
        </w:rPr>
        <w:t xml:space="preserve">    </w:t>
      </w:r>
      <w:r w:rsidRPr="009B0D2F">
        <w:rPr>
          <w:rFonts w:ascii="Consolas" w:eastAsia="Times New Roman" w:hAnsi="Consolas" w:cs="Times New Roman"/>
          <w:i/>
          <w:iCs/>
          <w:color w:val="848BBD"/>
          <w:sz w:val="21"/>
          <w:szCs w:val="21"/>
          <w:lang w:eastAsia="es-CL"/>
        </w:rPr>
        <w:t>//Constructor: asigna valor a las propiedades.</w:t>
      </w:r>
    </w:p>
    <w:p w14:paraId="1D6446A9" w14:textId="77777777" w:rsidR="009B0D2F" w:rsidRPr="009B0D2F" w:rsidRDefault="009B0D2F" w:rsidP="009B0D2F">
      <w:pPr>
        <w:shd w:val="clear" w:color="auto" w:fill="262335"/>
        <w:spacing w:after="0" w:line="285" w:lineRule="atLeast"/>
        <w:rPr>
          <w:rFonts w:ascii="Consolas" w:eastAsia="Times New Roman" w:hAnsi="Consolas" w:cs="Times New Roman"/>
          <w:color w:val="BBBBBB"/>
          <w:sz w:val="21"/>
          <w:szCs w:val="21"/>
          <w:lang w:eastAsia="es-CL"/>
        </w:rPr>
      </w:pPr>
      <w:r w:rsidRPr="009B0D2F">
        <w:rPr>
          <w:rFonts w:ascii="Consolas" w:eastAsia="Times New Roman" w:hAnsi="Consolas" w:cs="Times New Roman"/>
          <w:color w:val="BBBBBB"/>
          <w:sz w:val="21"/>
          <w:szCs w:val="21"/>
          <w:lang w:eastAsia="es-CL"/>
        </w:rPr>
        <w:t xml:space="preserve">    </w:t>
      </w:r>
      <w:proofErr w:type="gramStart"/>
      <w:r w:rsidRPr="009B0D2F">
        <w:rPr>
          <w:rFonts w:ascii="Consolas" w:eastAsia="Times New Roman" w:hAnsi="Consolas" w:cs="Times New Roman"/>
          <w:color w:val="FEDE5D"/>
          <w:sz w:val="21"/>
          <w:szCs w:val="21"/>
          <w:lang w:eastAsia="es-CL"/>
        </w:rPr>
        <w:t>constructor</w:t>
      </w:r>
      <w:r w:rsidRPr="009B0D2F">
        <w:rPr>
          <w:rFonts w:ascii="Consolas" w:eastAsia="Times New Roman" w:hAnsi="Consolas" w:cs="Times New Roman"/>
          <w:color w:val="BBBBBB"/>
          <w:sz w:val="21"/>
          <w:szCs w:val="21"/>
          <w:lang w:eastAsia="es-CL"/>
        </w:rPr>
        <w:t>(</w:t>
      </w:r>
      <w:proofErr w:type="spellStart"/>
      <w:proofErr w:type="gramEnd"/>
      <w:r w:rsidRPr="009B0D2F">
        <w:rPr>
          <w:rFonts w:ascii="Consolas" w:eastAsia="Times New Roman" w:hAnsi="Consolas" w:cs="Times New Roman"/>
          <w:i/>
          <w:iCs/>
          <w:color w:val="FF7EDB"/>
          <w:sz w:val="21"/>
          <w:szCs w:val="21"/>
          <w:lang w:eastAsia="es-CL"/>
        </w:rPr>
        <w:t>nombrePersona</w:t>
      </w:r>
      <w:proofErr w:type="spellEnd"/>
      <w:r w:rsidRPr="009B0D2F">
        <w:rPr>
          <w:rFonts w:ascii="Consolas" w:eastAsia="Times New Roman" w:hAnsi="Consolas" w:cs="Times New Roman"/>
          <w:color w:val="BBBBBB"/>
          <w:sz w:val="21"/>
          <w:szCs w:val="21"/>
          <w:lang w:eastAsia="es-CL"/>
        </w:rPr>
        <w:t xml:space="preserve">, </w:t>
      </w:r>
      <w:proofErr w:type="spellStart"/>
      <w:r w:rsidRPr="009B0D2F">
        <w:rPr>
          <w:rFonts w:ascii="Consolas" w:eastAsia="Times New Roman" w:hAnsi="Consolas" w:cs="Times New Roman"/>
          <w:i/>
          <w:iCs/>
          <w:color w:val="FF7EDB"/>
          <w:sz w:val="21"/>
          <w:szCs w:val="21"/>
          <w:lang w:eastAsia="es-CL"/>
        </w:rPr>
        <w:t>edadPersona</w:t>
      </w:r>
      <w:proofErr w:type="spellEnd"/>
      <w:r w:rsidRPr="009B0D2F">
        <w:rPr>
          <w:rFonts w:ascii="Consolas" w:eastAsia="Times New Roman" w:hAnsi="Consolas" w:cs="Times New Roman"/>
          <w:color w:val="BBBBBB"/>
          <w:sz w:val="21"/>
          <w:szCs w:val="21"/>
          <w:lang w:eastAsia="es-CL"/>
        </w:rPr>
        <w:t>) {</w:t>
      </w:r>
    </w:p>
    <w:p w14:paraId="2AF77DDD" w14:textId="77777777" w:rsidR="009B0D2F" w:rsidRPr="009B0D2F" w:rsidRDefault="009B0D2F" w:rsidP="009B0D2F">
      <w:pPr>
        <w:shd w:val="clear" w:color="auto" w:fill="262335"/>
        <w:spacing w:after="0" w:line="285" w:lineRule="atLeast"/>
        <w:rPr>
          <w:rFonts w:ascii="Consolas" w:eastAsia="Times New Roman" w:hAnsi="Consolas" w:cs="Times New Roman"/>
          <w:color w:val="BBBBBB"/>
          <w:sz w:val="21"/>
          <w:szCs w:val="21"/>
          <w:lang w:eastAsia="es-CL"/>
        </w:rPr>
      </w:pPr>
      <w:r w:rsidRPr="009B0D2F">
        <w:rPr>
          <w:rFonts w:ascii="Consolas" w:eastAsia="Times New Roman" w:hAnsi="Consolas" w:cs="Times New Roman"/>
          <w:color w:val="BBBBBB"/>
          <w:sz w:val="21"/>
          <w:szCs w:val="21"/>
          <w:lang w:eastAsia="es-CL"/>
        </w:rPr>
        <w:t xml:space="preserve">        </w:t>
      </w:r>
      <w:proofErr w:type="spellStart"/>
      <w:proofErr w:type="gramStart"/>
      <w:r w:rsidRPr="009B0D2F">
        <w:rPr>
          <w:rFonts w:ascii="Consolas" w:eastAsia="Times New Roman" w:hAnsi="Consolas" w:cs="Times New Roman"/>
          <w:b/>
          <w:bCs/>
          <w:color w:val="FE4450"/>
          <w:sz w:val="21"/>
          <w:szCs w:val="21"/>
          <w:lang w:eastAsia="es-CL"/>
        </w:rPr>
        <w:t>this</w:t>
      </w:r>
      <w:r w:rsidRPr="009B0D2F">
        <w:rPr>
          <w:rFonts w:ascii="Consolas" w:eastAsia="Times New Roman" w:hAnsi="Consolas" w:cs="Times New Roman"/>
          <w:color w:val="BBBBBB"/>
          <w:sz w:val="21"/>
          <w:szCs w:val="21"/>
          <w:lang w:eastAsia="es-CL"/>
        </w:rPr>
        <w:t>.</w:t>
      </w:r>
      <w:r w:rsidRPr="009B0D2F">
        <w:rPr>
          <w:rFonts w:ascii="Consolas" w:eastAsia="Times New Roman" w:hAnsi="Consolas" w:cs="Times New Roman"/>
          <w:color w:val="2EE2FA"/>
          <w:sz w:val="21"/>
          <w:szCs w:val="21"/>
          <w:lang w:eastAsia="es-CL"/>
        </w:rPr>
        <w:t>nombre</w:t>
      </w:r>
      <w:proofErr w:type="spellEnd"/>
      <w:proofErr w:type="gramEnd"/>
      <w:r w:rsidRPr="009B0D2F">
        <w:rPr>
          <w:rFonts w:ascii="Consolas" w:eastAsia="Times New Roman" w:hAnsi="Consolas" w:cs="Times New Roman"/>
          <w:color w:val="BBBBBB"/>
          <w:sz w:val="21"/>
          <w:szCs w:val="21"/>
          <w:lang w:eastAsia="es-CL"/>
        </w:rPr>
        <w:t xml:space="preserve"> </w:t>
      </w:r>
      <w:r w:rsidRPr="009B0D2F">
        <w:rPr>
          <w:rFonts w:ascii="Consolas" w:eastAsia="Times New Roman" w:hAnsi="Consolas" w:cs="Times New Roman"/>
          <w:color w:val="FFFFFF"/>
          <w:sz w:val="21"/>
          <w:szCs w:val="21"/>
          <w:lang w:eastAsia="es-CL"/>
        </w:rPr>
        <w:t>=</w:t>
      </w:r>
      <w:r w:rsidRPr="009B0D2F">
        <w:rPr>
          <w:rFonts w:ascii="Consolas" w:eastAsia="Times New Roman" w:hAnsi="Consolas" w:cs="Times New Roman"/>
          <w:color w:val="BBBBBB"/>
          <w:sz w:val="21"/>
          <w:szCs w:val="21"/>
          <w:lang w:eastAsia="es-CL"/>
        </w:rPr>
        <w:t xml:space="preserve"> </w:t>
      </w:r>
      <w:proofErr w:type="spellStart"/>
      <w:r w:rsidRPr="009B0D2F">
        <w:rPr>
          <w:rFonts w:ascii="Consolas" w:eastAsia="Times New Roman" w:hAnsi="Consolas" w:cs="Times New Roman"/>
          <w:i/>
          <w:iCs/>
          <w:color w:val="FF7EDB"/>
          <w:sz w:val="21"/>
          <w:szCs w:val="21"/>
          <w:lang w:eastAsia="es-CL"/>
        </w:rPr>
        <w:t>nombrePersona</w:t>
      </w:r>
      <w:proofErr w:type="spellEnd"/>
      <w:r w:rsidRPr="009B0D2F">
        <w:rPr>
          <w:rFonts w:ascii="Consolas" w:eastAsia="Times New Roman" w:hAnsi="Consolas" w:cs="Times New Roman"/>
          <w:color w:val="BBBBBB"/>
          <w:sz w:val="21"/>
          <w:szCs w:val="21"/>
          <w:lang w:eastAsia="es-CL"/>
        </w:rPr>
        <w:t>;</w:t>
      </w:r>
    </w:p>
    <w:p w14:paraId="73A45129" w14:textId="77777777" w:rsidR="009B0D2F" w:rsidRPr="009B0D2F" w:rsidRDefault="009B0D2F" w:rsidP="009B0D2F">
      <w:pPr>
        <w:shd w:val="clear" w:color="auto" w:fill="262335"/>
        <w:spacing w:after="0" w:line="285" w:lineRule="atLeast"/>
        <w:rPr>
          <w:rFonts w:ascii="Consolas" w:eastAsia="Times New Roman" w:hAnsi="Consolas" w:cs="Times New Roman"/>
          <w:color w:val="BBBBBB"/>
          <w:sz w:val="21"/>
          <w:szCs w:val="21"/>
          <w:lang w:eastAsia="es-CL"/>
        </w:rPr>
      </w:pPr>
      <w:r w:rsidRPr="009B0D2F">
        <w:rPr>
          <w:rFonts w:ascii="Consolas" w:eastAsia="Times New Roman" w:hAnsi="Consolas" w:cs="Times New Roman"/>
          <w:color w:val="BBBBBB"/>
          <w:sz w:val="21"/>
          <w:szCs w:val="21"/>
          <w:lang w:eastAsia="es-CL"/>
        </w:rPr>
        <w:t xml:space="preserve">        </w:t>
      </w:r>
      <w:proofErr w:type="spellStart"/>
      <w:proofErr w:type="gramStart"/>
      <w:r w:rsidRPr="009B0D2F">
        <w:rPr>
          <w:rFonts w:ascii="Consolas" w:eastAsia="Times New Roman" w:hAnsi="Consolas" w:cs="Times New Roman"/>
          <w:b/>
          <w:bCs/>
          <w:color w:val="FE4450"/>
          <w:sz w:val="21"/>
          <w:szCs w:val="21"/>
          <w:lang w:eastAsia="es-CL"/>
        </w:rPr>
        <w:t>this</w:t>
      </w:r>
      <w:r w:rsidRPr="009B0D2F">
        <w:rPr>
          <w:rFonts w:ascii="Consolas" w:eastAsia="Times New Roman" w:hAnsi="Consolas" w:cs="Times New Roman"/>
          <w:color w:val="BBBBBB"/>
          <w:sz w:val="21"/>
          <w:szCs w:val="21"/>
          <w:lang w:eastAsia="es-CL"/>
        </w:rPr>
        <w:t>.</w:t>
      </w:r>
      <w:r w:rsidRPr="009B0D2F">
        <w:rPr>
          <w:rFonts w:ascii="Consolas" w:eastAsia="Times New Roman" w:hAnsi="Consolas" w:cs="Times New Roman"/>
          <w:color w:val="2EE2FA"/>
          <w:sz w:val="21"/>
          <w:szCs w:val="21"/>
          <w:lang w:eastAsia="es-CL"/>
        </w:rPr>
        <w:t>edad</w:t>
      </w:r>
      <w:proofErr w:type="spellEnd"/>
      <w:proofErr w:type="gramEnd"/>
      <w:r w:rsidRPr="009B0D2F">
        <w:rPr>
          <w:rFonts w:ascii="Consolas" w:eastAsia="Times New Roman" w:hAnsi="Consolas" w:cs="Times New Roman"/>
          <w:color w:val="BBBBBB"/>
          <w:sz w:val="21"/>
          <w:szCs w:val="21"/>
          <w:lang w:eastAsia="es-CL"/>
        </w:rPr>
        <w:t xml:space="preserve"> </w:t>
      </w:r>
      <w:r w:rsidRPr="009B0D2F">
        <w:rPr>
          <w:rFonts w:ascii="Consolas" w:eastAsia="Times New Roman" w:hAnsi="Consolas" w:cs="Times New Roman"/>
          <w:color w:val="FFFFFF"/>
          <w:sz w:val="21"/>
          <w:szCs w:val="21"/>
          <w:lang w:eastAsia="es-CL"/>
        </w:rPr>
        <w:t>=</w:t>
      </w:r>
      <w:r w:rsidRPr="009B0D2F">
        <w:rPr>
          <w:rFonts w:ascii="Consolas" w:eastAsia="Times New Roman" w:hAnsi="Consolas" w:cs="Times New Roman"/>
          <w:color w:val="BBBBBB"/>
          <w:sz w:val="21"/>
          <w:szCs w:val="21"/>
          <w:lang w:eastAsia="es-CL"/>
        </w:rPr>
        <w:t xml:space="preserve"> </w:t>
      </w:r>
      <w:proofErr w:type="spellStart"/>
      <w:r w:rsidRPr="009B0D2F">
        <w:rPr>
          <w:rFonts w:ascii="Consolas" w:eastAsia="Times New Roman" w:hAnsi="Consolas" w:cs="Times New Roman"/>
          <w:i/>
          <w:iCs/>
          <w:color w:val="FF7EDB"/>
          <w:sz w:val="21"/>
          <w:szCs w:val="21"/>
          <w:lang w:eastAsia="es-CL"/>
        </w:rPr>
        <w:t>edadPersona</w:t>
      </w:r>
      <w:proofErr w:type="spellEnd"/>
      <w:r w:rsidRPr="009B0D2F">
        <w:rPr>
          <w:rFonts w:ascii="Consolas" w:eastAsia="Times New Roman" w:hAnsi="Consolas" w:cs="Times New Roman"/>
          <w:color w:val="BBBBBB"/>
          <w:sz w:val="21"/>
          <w:szCs w:val="21"/>
          <w:lang w:eastAsia="es-CL"/>
        </w:rPr>
        <w:t>;</w:t>
      </w:r>
    </w:p>
    <w:p w14:paraId="01CA95D9" w14:textId="77777777" w:rsidR="009B0D2F" w:rsidRPr="009B0D2F" w:rsidRDefault="009B0D2F" w:rsidP="009B0D2F">
      <w:pPr>
        <w:shd w:val="clear" w:color="auto" w:fill="262335"/>
        <w:spacing w:after="0" w:line="285" w:lineRule="atLeast"/>
        <w:rPr>
          <w:rFonts w:ascii="Consolas" w:eastAsia="Times New Roman" w:hAnsi="Consolas" w:cs="Times New Roman"/>
          <w:color w:val="BBBBBB"/>
          <w:sz w:val="21"/>
          <w:szCs w:val="21"/>
          <w:lang w:eastAsia="es-CL"/>
        </w:rPr>
      </w:pPr>
      <w:r w:rsidRPr="009B0D2F">
        <w:rPr>
          <w:rFonts w:ascii="Consolas" w:eastAsia="Times New Roman" w:hAnsi="Consolas" w:cs="Times New Roman"/>
          <w:color w:val="BBBBBB"/>
          <w:sz w:val="21"/>
          <w:szCs w:val="21"/>
          <w:lang w:eastAsia="es-CL"/>
        </w:rPr>
        <w:t>    }</w:t>
      </w:r>
    </w:p>
    <w:p w14:paraId="53E3545D" w14:textId="44122FFD" w:rsidR="009B0D2F" w:rsidRPr="009B0D2F" w:rsidRDefault="009B0D2F" w:rsidP="009B0D2F">
      <w:pPr>
        <w:shd w:val="clear" w:color="auto" w:fill="262335"/>
        <w:spacing w:after="0" w:line="285" w:lineRule="atLeast"/>
        <w:rPr>
          <w:rFonts w:ascii="Consolas" w:eastAsia="Times New Roman" w:hAnsi="Consolas" w:cs="Times New Roman"/>
          <w:color w:val="BBBBBB"/>
          <w:sz w:val="21"/>
          <w:szCs w:val="21"/>
          <w:lang w:eastAsia="es-CL"/>
        </w:rPr>
      </w:pPr>
      <w:r w:rsidRPr="009B0D2F">
        <w:rPr>
          <w:rFonts w:ascii="Consolas" w:eastAsia="Times New Roman" w:hAnsi="Consolas" w:cs="Times New Roman"/>
          <w:color w:val="BBBBBB"/>
          <w:sz w:val="21"/>
          <w:szCs w:val="21"/>
          <w:lang w:eastAsia="es-CL"/>
        </w:rPr>
        <w:t xml:space="preserve">    </w:t>
      </w:r>
      <w:r w:rsidRPr="009B0D2F">
        <w:rPr>
          <w:rFonts w:ascii="Consolas" w:eastAsia="Times New Roman" w:hAnsi="Consolas" w:cs="Times New Roman"/>
          <w:i/>
          <w:iCs/>
          <w:color w:val="848BBD"/>
          <w:sz w:val="21"/>
          <w:szCs w:val="21"/>
          <w:lang w:eastAsia="es-CL"/>
        </w:rPr>
        <w:t>//</w:t>
      </w:r>
      <w:r w:rsidR="00244F0D" w:rsidRPr="009B0D2F">
        <w:rPr>
          <w:rFonts w:ascii="Consolas" w:eastAsia="Times New Roman" w:hAnsi="Consolas" w:cs="Times New Roman"/>
          <w:i/>
          <w:iCs/>
          <w:color w:val="848BBD"/>
          <w:sz w:val="21"/>
          <w:szCs w:val="21"/>
          <w:lang w:eastAsia="es-CL"/>
        </w:rPr>
        <w:t>Método</w:t>
      </w:r>
      <w:r w:rsidRPr="009B0D2F">
        <w:rPr>
          <w:rFonts w:ascii="Consolas" w:eastAsia="Times New Roman" w:hAnsi="Consolas" w:cs="Times New Roman"/>
          <w:i/>
          <w:iCs/>
          <w:color w:val="848BBD"/>
          <w:sz w:val="21"/>
          <w:szCs w:val="21"/>
          <w:lang w:eastAsia="es-CL"/>
        </w:rPr>
        <w:t xml:space="preserve">: retorna </w:t>
      </w:r>
      <w:r w:rsidR="00244F0D" w:rsidRPr="009B0D2F">
        <w:rPr>
          <w:rFonts w:ascii="Consolas" w:eastAsia="Times New Roman" w:hAnsi="Consolas" w:cs="Times New Roman"/>
          <w:i/>
          <w:iCs/>
          <w:color w:val="848BBD"/>
          <w:sz w:val="21"/>
          <w:szCs w:val="21"/>
          <w:lang w:eastAsia="es-CL"/>
        </w:rPr>
        <w:t>lógica</w:t>
      </w:r>
      <w:r w:rsidRPr="009B0D2F">
        <w:rPr>
          <w:rFonts w:ascii="Consolas" w:eastAsia="Times New Roman" w:hAnsi="Consolas" w:cs="Times New Roman"/>
          <w:i/>
          <w:iCs/>
          <w:color w:val="848BBD"/>
          <w:sz w:val="21"/>
          <w:szCs w:val="21"/>
          <w:lang w:eastAsia="es-CL"/>
        </w:rPr>
        <w:t>.</w:t>
      </w:r>
    </w:p>
    <w:p w14:paraId="532845E8" w14:textId="77777777" w:rsidR="009B0D2F" w:rsidRPr="009B0D2F" w:rsidRDefault="009B0D2F" w:rsidP="009B0D2F">
      <w:pPr>
        <w:shd w:val="clear" w:color="auto" w:fill="262335"/>
        <w:spacing w:after="0" w:line="285" w:lineRule="atLeast"/>
        <w:rPr>
          <w:rFonts w:ascii="Consolas" w:eastAsia="Times New Roman" w:hAnsi="Consolas" w:cs="Times New Roman"/>
          <w:color w:val="BBBBBB"/>
          <w:sz w:val="21"/>
          <w:szCs w:val="21"/>
          <w:lang w:eastAsia="es-CL"/>
        </w:rPr>
      </w:pPr>
      <w:r w:rsidRPr="009B0D2F">
        <w:rPr>
          <w:rFonts w:ascii="Consolas" w:eastAsia="Times New Roman" w:hAnsi="Consolas" w:cs="Times New Roman"/>
          <w:color w:val="BBBBBB"/>
          <w:sz w:val="21"/>
          <w:szCs w:val="21"/>
          <w:lang w:eastAsia="es-CL"/>
        </w:rPr>
        <w:t xml:space="preserve">    </w:t>
      </w:r>
      <w:proofErr w:type="gramStart"/>
      <w:r w:rsidRPr="009B0D2F">
        <w:rPr>
          <w:rFonts w:ascii="Consolas" w:eastAsia="Times New Roman" w:hAnsi="Consolas" w:cs="Times New Roman"/>
          <w:color w:val="36F9F6"/>
          <w:sz w:val="21"/>
          <w:szCs w:val="21"/>
          <w:lang w:eastAsia="es-CL"/>
        </w:rPr>
        <w:t>saludo</w:t>
      </w:r>
      <w:r w:rsidRPr="009B0D2F">
        <w:rPr>
          <w:rFonts w:ascii="Consolas" w:eastAsia="Times New Roman" w:hAnsi="Consolas" w:cs="Times New Roman"/>
          <w:color w:val="BBBBBB"/>
          <w:sz w:val="21"/>
          <w:szCs w:val="21"/>
          <w:lang w:eastAsia="es-CL"/>
        </w:rPr>
        <w:t>(</w:t>
      </w:r>
      <w:proofErr w:type="gramEnd"/>
      <w:r w:rsidRPr="009B0D2F">
        <w:rPr>
          <w:rFonts w:ascii="Consolas" w:eastAsia="Times New Roman" w:hAnsi="Consolas" w:cs="Times New Roman"/>
          <w:color w:val="BBBBBB"/>
          <w:sz w:val="21"/>
          <w:szCs w:val="21"/>
          <w:lang w:eastAsia="es-CL"/>
        </w:rPr>
        <w:t>) {</w:t>
      </w:r>
    </w:p>
    <w:p w14:paraId="4B0EC91F" w14:textId="77777777" w:rsidR="009B0D2F" w:rsidRPr="009B0D2F" w:rsidRDefault="009B0D2F" w:rsidP="009B0D2F">
      <w:pPr>
        <w:shd w:val="clear" w:color="auto" w:fill="262335"/>
        <w:spacing w:after="0" w:line="285" w:lineRule="atLeast"/>
        <w:rPr>
          <w:rFonts w:ascii="Consolas" w:eastAsia="Times New Roman" w:hAnsi="Consolas" w:cs="Times New Roman"/>
          <w:color w:val="BBBBBB"/>
          <w:sz w:val="21"/>
          <w:szCs w:val="21"/>
          <w:lang w:eastAsia="es-CL"/>
        </w:rPr>
      </w:pPr>
      <w:r w:rsidRPr="009B0D2F">
        <w:rPr>
          <w:rFonts w:ascii="Consolas" w:eastAsia="Times New Roman" w:hAnsi="Consolas" w:cs="Times New Roman"/>
          <w:color w:val="BBBBBB"/>
          <w:sz w:val="21"/>
          <w:szCs w:val="21"/>
          <w:lang w:eastAsia="es-CL"/>
        </w:rPr>
        <w:t xml:space="preserve">        </w:t>
      </w:r>
      <w:r w:rsidRPr="009B0D2F">
        <w:rPr>
          <w:rFonts w:ascii="Consolas" w:eastAsia="Times New Roman" w:hAnsi="Consolas" w:cs="Times New Roman"/>
          <w:color w:val="FEDE5D"/>
          <w:sz w:val="21"/>
          <w:szCs w:val="21"/>
          <w:lang w:eastAsia="es-CL"/>
        </w:rPr>
        <w:t>return</w:t>
      </w:r>
      <w:r w:rsidRPr="009B0D2F">
        <w:rPr>
          <w:rFonts w:ascii="Consolas" w:eastAsia="Times New Roman" w:hAnsi="Consolas" w:cs="Times New Roman"/>
          <w:color w:val="BBBBBB"/>
          <w:sz w:val="21"/>
          <w:szCs w:val="21"/>
          <w:lang w:eastAsia="es-CL"/>
        </w:rPr>
        <w:t xml:space="preserve"> (</w:t>
      </w:r>
      <w:r w:rsidRPr="009B0D2F">
        <w:rPr>
          <w:rFonts w:ascii="Consolas" w:eastAsia="Times New Roman" w:hAnsi="Consolas" w:cs="Times New Roman"/>
          <w:color w:val="FF8B39"/>
          <w:sz w:val="21"/>
          <w:szCs w:val="21"/>
          <w:lang w:eastAsia="es-CL"/>
        </w:rPr>
        <w:t xml:space="preserve">`Hola, Me llamo </w:t>
      </w:r>
      <w:r w:rsidRPr="009B0D2F">
        <w:rPr>
          <w:rFonts w:ascii="Consolas" w:eastAsia="Times New Roman" w:hAnsi="Consolas" w:cs="Times New Roman"/>
          <w:color w:val="72F1B8"/>
          <w:sz w:val="21"/>
          <w:szCs w:val="21"/>
          <w:lang w:eastAsia="es-CL"/>
        </w:rPr>
        <w:t>${</w:t>
      </w:r>
      <w:proofErr w:type="spellStart"/>
      <w:proofErr w:type="gramStart"/>
      <w:r w:rsidRPr="009B0D2F">
        <w:rPr>
          <w:rFonts w:ascii="Consolas" w:eastAsia="Times New Roman" w:hAnsi="Consolas" w:cs="Times New Roman"/>
          <w:b/>
          <w:bCs/>
          <w:color w:val="FE4450"/>
          <w:sz w:val="21"/>
          <w:szCs w:val="21"/>
          <w:lang w:eastAsia="es-CL"/>
        </w:rPr>
        <w:t>this</w:t>
      </w:r>
      <w:r w:rsidRPr="009B0D2F">
        <w:rPr>
          <w:rFonts w:ascii="Consolas" w:eastAsia="Times New Roman" w:hAnsi="Consolas" w:cs="Times New Roman"/>
          <w:color w:val="B6B1B1"/>
          <w:sz w:val="21"/>
          <w:szCs w:val="21"/>
          <w:lang w:eastAsia="es-CL"/>
        </w:rPr>
        <w:t>.</w:t>
      </w:r>
      <w:r w:rsidRPr="009B0D2F">
        <w:rPr>
          <w:rFonts w:ascii="Consolas" w:eastAsia="Times New Roman" w:hAnsi="Consolas" w:cs="Times New Roman"/>
          <w:color w:val="2EE2FA"/>
          <w:sz w:val="21"/>
          <w:szCs w:val="21"/>
          <w:lang w:eastAsia="es-CL"/>
        </w:rPr>
        <w:t>nombre</w:t>
      </w:r>
      <w:proofErr w:type="spellEnd"/>
      <w:proofErr w:type="gramEnd"/>
      <w:r w:rsidRPr="009B0D2F">
        <w:rPr>
          <w:rFonts w:ascii="Consolas" w:eastAsia="Times New Roman" w:hAnsi="Consolas" w:cs="Times New Roman"/>
          <w:color w:val="72F1B8"/>
          <w:sz w:val="21"/>
          <w:szCs w:val="21"/>
          <w:lang w:eastAsia="es-CL"/>
        </w:rPr>
        <w:t>}</w:t>
      </w:r>
      <w:r w:rsidRPr="009B0D2F">
        <w:rPr>
          <w:rFonts w:ascii="Consolas" w:eastAsia="Times New Roman" w:hAnsi="Consolas" w:cs="Times New Roman"/>
          <w:color w:val="FF8B39"/>
          <w:sz w:val="21"/>
          <w:szCs w:val="21"/>
          <w:lang w:eastAsia="es-CL"/>
        </w:rPr>
        <w:t xml:space="preserve"> y tengo </w:t>
      </w:r>
      <w:r w:rsidRPr="009B0D2F">
        <w:rPr>
          <w:rFonts w:ascii="Consolas" w:eastAsia="Times New Roman" w:hAnsi="Consolas" w:cs="Times New Roman"/>
          <w:color w:val="72F1B8"/>
          <w:sz w:val="21"/>
          <w:szCs w:val="21"/>
          <w:lang w:eastAsia="es-CL"/>
        </w:rPr>
        <w:t>${</w:t>
      </w:r>
      <w:proofErr w:type="spellStart"/>
      <w:r w:rsidRPr="009B0D2F">
        <w:rPr>
          <w:rFonts w:ascii="Consolas" w:eastAsia="Times New Roman" w:hAnsi="Consolas" w:cs="Times New Roman"/>
          <w:b/>
          <w:bCs/>
          <w:color w:val="FE4450"/>
          <w:sz w:val="21"/>
          <w:szCs w:val="21"/>
          <w:lang w:eastAsia="es-CL"/>
        </w:rPr>
        <w:t>this</w:t>
      </w:r>
      <w:r w:rsidRPr="009B0D2F">
        <w:rPr>
          <w:rFonts w:ascii="Consolas" w:eastAsia="Times New Roman" w:hAnsi="Consolas" w:cs="Times New Roman"/>
          <w:color w:val="B6B1B1"/>
          <w:sz w:val="21"/>
          <w:szCs w:val="21"/>
          <w:lang w:eastAsia="es-CL"/>
        </w:rPr>
        <w:t>.</w:t>
      </w:r>
      <w:r w:rsidRPr="009B0D2F">
        <w:rPr>
          <w:rFonts w:ascii="Consolas" w:eastAsia="Times New Roman" w:hAnsi="Consolas" w:cs="Times New Roman"/>
          <w:color w:val="2EE2FA"/>
          <w:sz w:val="21"/>
          <w:szCs w:val="21"/>
          <w:lang w:eastAsia="es-CL"/>
        </w:rPr>
        <w:t>edad</w:t>
      </w:r>
      <w:proofErr w:type="spellEnd"/>
      <w:r w:rsidRPr="009B0D2F">
        <w:rPr>
          <w:rFonts w:ascii="Consolas" w:eastAsia="Times New Roman" w:hAnsi="Consolas" w:cs="Times New Roman"/>
          <w:color w:val="72F1B8"/>
          <w:sz w:val="21"/>
          <w:szCs w:val="21"/>
          <w:lang w:eastAsia="es-CL"/>
        </w:rPr>
        <w:t>}</w:t>
      </w:r>
      <w:r w:rsidRPr="009B0D2F">
        <w:rPr>
          <w:rFonts w:ascii="Consolas" w:eastAsia="Times New Roman" w:hAnsi="Consolas" w:cs="Times New Roman"/>
          <w:color w:val="FF8B39"/>
          <w:sz w:val="21"/>
          <w:szCs w:val="21"/>
          <w:lang w:eastAsia="es-CL"/>
        </w:rPr>
        <w:t xml:space="preserve"> años.`</w:t>
      </w:r>
      <w:r w:rsidRPr="009B0D2F">
        <w:rPr>
          <w:rFonts w:ascii="Consolas" w:eastAsia="Times New Roman" w:hAnsi="Consolas" w:cs="Times New Roman"/>
          <w:color w:val="BBBBBB"/>
          <w:sz w:val="21"/>
          <w:szCs w:val="21"/>
          <w:lang w:eastAsia="es-CL"/>
        </w:rPr>
        <w:t>);</w:t>
      </w:r>
    </w:p>
    <w:p w14:paraId="11467D10" w14:textId="77777777" w:rsidR="009B0D2F" w:rsidRPr="009B0D2F" w:rsidRDefault="009B0D2F" w:rsidP="009B0D2F">
      <w:pPr>
        <w:shd w:val="clear" w:color="auto" w:fill="262335"/>
        <w:spacing w:after="0" w:line="285" w:lineRule="atLeast"/>
        <w:rPr>
          <w:rFonts w:ascii="Consolas" w:eastAsia="Times New Roman" w:hAnsi="Consolas" w:cs="Times New Roman"/>
          <w:color w:val="BBBBBB"/>
          <w:sz w:val="21"/>
          <w:szCs w:val="21"/>
          <w:lang w:eastAsia="es-CL"/>
        </w:rPr>
      </w:pPr>
      <w:r w:rsidRPr="009B0D2F">
        <w:rPr>
          <w:rFonts w:ascii="Consolas" w:eastAsia="Times New Roman" w:hAnsi="Consolas" w:cs="Times New Roman"/>
          <w:color w:val="BBBBBB"/>
          <w:sz w:val="21"/>
          <w:szCs w:val="21"/>
          <w:lang w:eastAsia="es-CL"/>
        </w:rPr>
        <w:t>    }</w:t>
      </w:r>
    </w:p>
    <w:p w14:paraId="58387746" w14:textId="77777777" w:rsidR="009B0D2F" w:rsidRPr="009B0D2F" w:rsidRDefault="009B0D2F" w:rsidP="009B0D2F">
      <w:pPr>
        <w:shd w:val="clear" w:color="auto" w:fill="262335"/>
        <w:spacing w:after="0" w:line="285" w:lineRule="atLeast"/>
        <w:rPr>
          <w:rFonts w:ascii="Consolas" w:eastAsia="Times New Roman" w:hAnsi="Consolas" w:cs="Times New Roman"/>
          <w:color w:val="BBBBBB"/>
          <w:sz w:val="21"/>
          <w:szCs w:val="21"/>
          <w:lang w:eastAsia="es-CL"/>
        </w:rPr>
      </w:pPr>
      <w:r w:rsidRPr="009B0D2F">
        <w:rPr>
          <w:rFonts w:ascii="Consolas" w:eastAsia="Times New Roman" w:hAnsi="Consolas" w:cs="Times New Roman"/>
          <w:color w:val="BBBBBB"/>
          <w:sz w:val="21"/>
          <w:szCs w:val="21"/>
          <w:lang w:eastAsia="es-CL"/>
        </w:rPr>
        <w:t>}</w:t>
      </w:r>
    </w:p>
    <w:p w14:paraId="2A77F387" w14:textId="77777777" w:rsidR="009E39E4" w:rsidRDefault="009E39E4" w:rsidP="004D6DD9">
      <w:pPr>
        <w:rPr>
          <w:b/>
          <w:bCs/>
          <w:sz w:val="32"/>
          <w:szCs w:val="32"/>
        </w:rPr>
      </w:pPr>
    </w:p>
    <w:p w14:paraId="258BD21D" w14:textId="37329481" w:rsidR="00761318" w:rsidRDefault="009E39E4" w:rsidP="004D6DD9">
      <w:pPr>
        <w:rPr>
          <w:b/>
          <w:bCs/>
          <w:sz w:val="32"/>
          <w:szCs w:val="32"/>
        </w:rPr>
      </w:pPr>
      <w:r>
        <w:rPr>
          <w:b/>
          <w:bCs/>
          <w:sz w:val="32"/>
          <w:szCs w:val="32"/>
        </w:rPr>
        <w:t>¿Qué es Try-Catch?</w:t>
      </w:r>
    </w:p>
    <w:p w14:paraId="7AD36A49" w14:textId="77777777" w:rsidR="006236AB" w:rsidRDefault="009E39E4" w:rsidP="009E39E4">
      <w:r w:rsidRPr="009E39E4">
        <w:rPr>
          <w:u w:val="single"/>
        </w:rPr>
        <w:t>Es</w:t>
      </w:r>
      <w:r w:rsidRPr="009E39E4">
        <w:t xml:space="preserve"> una estructura de control de excepciones que permite probar código para detectar</w:t>
      </w:r>
      <w:r>
        <w:t xml:space="preserve"> </w:t>
      </w:r>
      <w:r w:rsidRPr="009E39E4">
        <w:t>errores y, en caso de que se produzca una excepción, ejecutar un bloque de código de manejo</w:t>
      </w:r>
      <w:r>
        <w:t xml:space="preserve"> </w:t>
      </w:r>
      <w:r w:rsidRPr="009E39E4">
        <w:t>de</w:t>
      </w:r>
      <w:r>
        <w:t xml:space="preserve"> </w:t>
      </w:r>
      <w:r w:rsidRPr="009E39E4">
        <w:t xml:space="preserve">excepciones para manejar el error. </w:t>
      </w:r>
    </w:p>
    <w:p w14:paraId="1D7F2C32" w14:textId="28696BEC" w:rsidR="009E39E4" w:rsidRDefault="009E39E4" w:rsidP="009E39E4">
      <w:r w:rsidRPr="009E39E4">
        <w:t>El bloque "try" contiene el código que se está probando para errores, y el bloque "catch" contiene el código que se ejecutará en caso de que se produzca</w:t>
      </w:r>
      <w:r>
        <w:t xml:space="preserve"> </w:t>
      </w:r>
      <w:r w:rsidRPr="009E39E4">
        <w:t>una excepción.</w:t>
      </w:r>
    </w:p>
    <w:p w14:paraId="634558E7" w14:textId="1965292A" w:rsidR="00346A3B" w:rsidRPr="00346A3B" w:rsidRDefault="00346A3B" w:rsidP="00346A3B">
      <w:pPr>
        <w:rPr>
          <w:b/>
          <w:bCs/>
          <w:sz w:val="24"/>
          <w:szCs w:val="24"/>
        </w:rPr>
      </w:pPr>
      <w:r w:rsidRPr="00346A3B">
        <w:rPr>
          <w:b/>
          <w:bCs/>
          <w:sz w:val="24"/>
          <w:szCs w:val="24"/>
        </w:rPr>
        <w:t>¿Qué es una Excepción?</w:t>
      </w:r>
    </w:p>
    <w:p w14:paraId="0D28C218" w14:textId="7E440801" w:rsidR="00346A3B" w:rsidRDefault="00346A3B" w:rsidP="00346A3B">
      <w:r>
        <w:t>Una excepción es un evento anormal que ocurre durante la ejecución de un programa que interrumpe el flujo normal de ejecución y puede ser tratado por el programador para prevenir errores graves.</w:t>
      </w:r>
    </w:p>
    <w:p w14:paraId="445DB384" w14:textId="77777777" w:rsidR="00475013" w:rsidRDefault="00346A3B" w:rsidP="00346A3B">
      <w:r>
        <w:t>Esto permite la continuidad ininterrumpida en la ejecución del código en caso de existir algún error en el proceso.</w:t>
      </w:r>
    </w:p>
    <w:p w14:paraId="016DBD0B" w14:textId="77777777" w:rsidR="0040607C" w:rsidRDefault="00475013" w:rsidP="00475013">
      <w:r w:rsidRPr="00475013">
        <w:rPr>
          <w:b/>
          <w:bCs/>
        </w:rPr>
        <w:t>Finally</w:t>
      </w:r>
      <w:r>
        <w:t xml:space="preserve">: es una cláusula opcional, no es una propiedad ni un método como tal, sino una parte de la sintaxis de la estructura de control Try-Catch. </w:t>
      </w:r>
      <w:r w:rsidRPr="00475013">
        <w:t>Su propósito es permitir que los programadores ejecuten un bloque de código de limpieza o de seguimiento, registrar información después de que se haya ejecutado el bloque try y el bloque catch</w:t>
      </w:r>
      <w:r>
        <w:t>.</w:t>
      </w:r>
    </w:p>
    <w:p w14:paraId="36F0111F" w14:textId="77777777" w:rsidR="0040607C" w:rsidRDefault="0040607C" w:rsidP="00475013"/>
    <w:p w14:paraId="186426B4" w14:textId="77777777" w:rsidR="0040607C" w:rsidRDefault="0040607C" w:rsidP="00475013"/>
    <w:p w14:paraId="50B1FB93" w14:textId="77777777" w:rsidR="0040607C" w:rsidRDefault="0040607C" w:rsidP="00475013"/>
    <w:p w14:paraId="2A2C7818" w14:textId="77777777" w:rsidR="0040607C" w:rsidRDefault="0040607C" w:rsidP="00475013"/>
    <w:p w14:paraId="59CC2A28" w14:textId="77777777" w:rsidR="0040607C" w:rsidRDefault="0040607C" w:rsidP="00475013"/>
    <w:p w14:paraId="553401C8" w14:textId="087A1D5F" w:rsidR="00B005BD" w:rsidRDefault="0040607C" w:rsidP="00475013">
      <w:r>
        <w:br/>
      </w:r>
    </w:p>
    <w:p w14:paraId="44461B65" w14:textId="79E5386E" w:rsidR="004C7487" w:rsidRDefault="004C7487" w:rsidP="004C7487">
      <w:r w:rsidRPr="00113451">
        <w:rPr>
          <w:b/>
          <w:bCs/>
        </w:rPr>
        <w:lastRenderedPageBreak/>
        <w:t>Excepciones comunes</w:t>
      </w:r>
      <w:r>
        <w:t>:</w:t>
      </w:r>
    </w:p>
    <w:p w14:paraId="5095CFA7" w14:textId="65E9A1C3" w:rsidR="004C7487" w:rsidRDefault="004C7487" w:rsidP="004C7487">
      <w:pPr>
        <w:pStyle w:val="Prrafodelista"/>
        <w:numPr>
          <w:ilvl w:val="0"/>
          <w:numId w:val="19"/>
        </w:numPr>
        <w:spacing w:after="0"/>
      </w:pPr>
      <w:proofErr w:type="spellStart"/>
      <w:r>
        <w:t>ReferenceError</w:t>
      </w:r>
      <w:proofErr w:type="spellEnd"/>
      <w:r>
        <w:t>: Se produce cuando se hace referencia a una variable no definida.</w:t>
      </w:r>
    </w:p>
    <w:p w14:paraId="03517E50" w14:textId="285E5DCD" w:rsidR="003A203F" w:rsidRDefault="003A203F" w:rsidP="003A203F">
      <w:pPr>
        <w:pStyle w:val="Prrafodelista"/>
        <w:numPr>
          <w:ilvl w:val="0"/>
          <w:numId w:val="19"/>
        </w:numPr>
        <w:spacing w:after="0"/>
      </w:pPr>
      <w:proofErr w:type="spellStart"/>
      <w:r>
        <w:t>SyntaxError</w:t>
      </w:r>
      <w:proofErr w:type="spellEnd"/>
      <w:r>
        <w:t>: Se produce cuando hay un error de sintaxis en el código.</w:t>
      </w:r>
    </w:p>
    <w:p w14:paraId="0187E68E" w14:textId="2490CF50" w:rsidR="00487D2C" w:rsidRPr="008B78C2" w:rsidRDefault="004C7487" w:rsidP="004D6DD9">
      <w:pPr>
        <w:pStyle w:val="Prrafodelista"/>
        <w:numPr>
          <w:ilvl w:val="0"/>
          <w:numId w:val="19"/>
        </w:numPr>
        <w:spacing w:after="0"/>
      </w:pPr>
      <w:proofErr w:type="spellStart"/>
      <w:r>
        <w:t>TypeError</w:t>
      </w:r>
      <w:proofErr w:type="spellEnd"/>
      <w:r>
        <w:t xml:space="preserve">: Se produce cuando un operador o función es invocado en un objeto que no es </w:t>
      </w:r>
      <w:r w:rsidR="0040607C">
        <w:br/>
      </w:r>
      <w:r>
        <w:t>válido para ese tipo de operación o función.</w:t>
      </w:r>
      <w:r w:rsidR="0040607C">
        <w:br/>
      </w:r>
      <w:r w:rsidR="0040607C">
        <w:br/>
      </w:r>
      <w:r w:rsidR="008B78C2">
        <w:br/>
      </w:r>
    </w:p>
    <w:p w14:paraId="266FA25D" w14:textId="6F846BD0" w:rsidR="00487D2C" w:rsidRPr="00487D2C" w:rsidRDefault="00487D2C" w:rsidP="004D6DD9">
      <w:pPr>
        <w:rPr>
          <w:b/>
          <w:bCs/>
          <w:sz w:val="24"/>
          <w:szCs w:val="24"/>
        </w:rPr>
      </w:pPr>
      <w:r>
        <w:rPr>
          <w:b/>
          <w:bCs/>
          <w:sz w:val="24"/>
          <w:szCs w:val="24"/>
        </w:rPr>
        <w:t>Ejemplo:</w:t>
      </w:r>
    </w:p>
    <w:p w14:paraId="66DEC5CD" w14:textId="77777777" w:rsidR="00487D2C" w:rsidRPr="00487D2C" w:rsidRDefault="00487D2C" w:rsidP="00487D2C">
      <w:pPr>
        <w:shd w:val="clear" w:color="auto" w:fill="262335"/>
        <w:spacing w:after="0" w:line="285" w:lineRule="atLeast"/>
        <w:rPr>
          <w:rFonts w:ascii="Consolas" w:eastAsia="Times New Roman" w:hAnsi="Consolas" w:cs="Times New Roman"/>
          <w:color w:val="BBBBBB"/>
          <w:sz w:val="21"/>
          <w:szCs w:val="21"/>
          <w:lang w:eastAsia="es-CL"/>
        </w:rPr>
      </w:pPr>
      <w:r w:rsidRPr="00487D2C">
        <w:rPr>
          <w:rFonts w:ascii="Consolas" w:eastAsia="Times New Roman" w:hAnsi="Consolas" w:cs="Times New Roman"/>
          <w:color w:val="FEDE5D"/>
          <w:sz w:val="21"/>
          <w:szCs w:val="21"/>
          <w:lang w:eastAsia="es-CL"/>
        </w:rPr>
        <w:t>try</w:t>
      </w:r>
      <w:r w:rsidRPr="00487D2C">
        <w:rPr>
          <w:rFonts w:ascii="Consolas" w:eastAsia="Times New Roman" w:hAnsi="Consolas" w:cs="Times New Roman"/>
          <w:color w:val="BBBBBB"/>
          <w:sz w:val="21"/>
          <w:szCs w:val="21"/>
          <w:lang w:eastAsia="es-CL"/>
        </w:rPr>
        <w:t xml:space="preserve"> {</w:t>
      </w:r>
    </w:p>
    <w:p w14:paraId="0B574076" w14:textId="77777777" w:rsidR="00487D2C" w:rsidRPr="00487D2C" w:rsidRDefault="00487D2C" w:rsidP="00487D2C">
      <w:pPr>
        <w:shd w:val="clear" w:color="auto" w:fill="262335"/>
        <w:spacing w:after="0" w:line="285" w:lineRule="atLeast"/>
        <w:rPr>
          <w:rFonts w:ascii="Consolas" w:eastAsia="Times New Roman" w:hAnsi="Consolas" w:cs="Times New Roman"/>
          <w:color w:val="BBBBBB"/>
          <w:sz w:val="21"/>
          <w:szCs w:val="21"/>
          <w:lang w:eastAsia="es-CL"/>
        </w:rPr>
      </w:pPr>
      <w:r w:rsidRPr="00487D2C">
        <w:rPr>
          <w:rFonts w:ascii="Consolas" w:eastAsia="Times New Roman" w:hAnsi="Consolas" w:cs="Times New Roman"/>
          <w:color w:val="BBBBBB"/>
          <w:sz w:val="21"/>
          <w:szCs w:val="21"/>
          <w:lang w:eastAsia="es-CL"/>
        </w:rPr>
        <w:t xml:space="preserve">    </w:t>
      </w:r>
      <w:proofErr w:type="gramStart"/>
      <w:r w:rsidRPr="00487D2C">
        <w:rPr>
          <w:rFonts w:ascii="Consolas" w:eastAsia="Times New Roman" w:hAnsi="Consolas" w:cs="Times New Roman"/>
          <w:color w:val="FF7EDB"/>
          <w:sz w:val="21"/>
          <w:szCs w:val="21"/>
          <w:lang w:eastAsia="es-CL"/>
        </w:rPr>
        <w:t>console</w:t>
      </w:r>
      <w:r w:rsidRPr="00487D2C">
        <w:rPr>
          <w:rFonts w:ascii="Consolas" w:eastAsia="Times New Roman" w:hAnsi="Consolas" w:cs="Times New Roman"/>
          <w:color w:val="BBBBBB"/>
          <w:sz w:val="21"/>
          <w:szCs w:val="21"/>
          <w:lang w:eastAsia="es-CL"/>
        </w:rPr>
        <w:t>.</w:t>
      </w:r>
      <w:r w:rsidRPr="00487D2C">
        <w:rPr>
          <w:rFonts w:ascii="Consolas" w:eastAsia="Times New Roman" w:hAnsi="Consolas" w:cs="Times New Roman"/>
          <w:color w:val="36F9F6"/>
          <w:sz w:val="21"/>
          <w:szCs w:val="21"/>
          <w:lang w:eastAsia="es-CL"/>
        </w:rPr>
        <w:t>log</w:t>
      </w:r>
      <w:r w:rsidRPr="00487D2C">
        <w:rPr>
          <w:rFonts w:ascii="Consolas" w:eastAsia="Times New Roman" w:hAnsi="Consolas" w:cs="Times New Roman"/>
          <w:color w:val="BBBBBB"/>
          <w:sz w:val="21"/>
          <w:szCs w:val="21"/>
          <w:lang w:eastAsia="es-CL"/>
        </w:rPr>
        <w:t>(</w:t>
      </w:r>
      <w:proofErr w:type="gramEnd"/>
      <w:r w:rsidRPr="00487D2C">
        <w:rPr>
          <w:rFonts w:ascii="Consolas" w:eastAsia="Times New Roman" w:hAnsi="Consolas" w:cs="Times New Roman"/>
          <w:color w:val="2EE2FA"/>
          <w:sz w:val="21"/>
          <w:szCs w:val="21"/>
          <w:lang w:eastAsia="es-CL"/>
        </w:rPr>
        <w:t>5</w:t>
      </w:r>
      <w:r w:rsidRPr="00487D2C">
        <w:rPr>
          <w:rFonts w:ascii="Consolas" w:eastAsia="Times New Roman" w:hAnsi="Consolas" w:cs="Times New Roman"/>
          <w:color w:val="BBBBBB"/>
          <w:sz w:val="21"/>
          <w:szCs w:val="21"/>
          <w:lang w:eastAsia="es-CL"/>
        </w:rPr>
        <w:t xml:space="preserve"> </w:t>
      </w:r>
      <w:r w:rsidRPr="00487D2C">
        <w:rPr>
          <w:rFonts w:ascii="Consolas" w:eastAsia="Times New Roman" w:hAnsi="Consolas" w:cs="Times New Roman"/>
          <w:color w:val="FEDE5D"/>
          <w:sz w:val="21"/>
          <w:szCs w:val="21"/>
          <w:lang w:eastAsia="es-CL"/>
        </w:rPr>
        <w:t>/</w:t>
      </w:r>
      <w:r w:rsidRPr="00487D2C">
        <w:rPr>
          <w:rFonts w:ascii="Consolas" w:eastAsia="Times New Roman" w:hAnsi="Consolas" w:cs="Times New Roman"/>
          <w:color w:val="BBBBBB"/>
          <w:sz w:val="21"/>
          <w:szCs w:val="21"/>
          <w:lang w:eastAsia="es-CL"/>
        </w:rPr>
        <w:t xml:space="preserve"> </w:t>
      </w:r>
      <w:r w:rsidRPr="00487D2C">
        <w:rPr>
          <w:rFonts w:ascii="Consolas" w:eastAsia="Times New Roman" w:hAnsi="Consolas" w:cs="Times New Roman"/>
          <w:color w:val="2EE2FA"/>
          <w:sz w:val="21"/>
          <w:szCs w:val="21"/>
          <w:lang w:eastAsia="es-CL"/>
        </w:rPr>
        <w:t>0</w:t>
      </w:r>
      <w:r w:rsidRPr="00487D2C">
        <w:rPr>
          <w:rFonts w:ascii="Consolas" w:eastAsia="Times New Roman" w:hAnsi="Consolas" w:cs="Times New Roman"/>
          <w:color w:val="BBBBBB"/>
          <w:sz w:val="21"/>
          <w:szCs w:val="21"/>
          <w:lang w:eastAsia="es-CL"/>
        </w:rPr>
        <w:t>);</w:t>
      </w:r>
    </w:p>
    <w:p w14:paraId="2D50B36E" w14:textId="77777777" w:rsidR="00487D2C" w:rsidRPr="00487D2C" w:rsidRDefault="00487D2C" w:rsidP="00487D2C">
      <w:pPr>
        <w:shd w:val="clear" w:color="auto" w:fill="262335"/>
        <w:spacing w:after="0" w:line="285" w:lineRule="atLeast"/>
        <w:rPr>
          <w:rFonts w:ascii="Consolas" w:eastAsia="Times New Roman" w:hAnsi="Consolas" w:cs="Times New Roman"/>
          <w:color w:val="BBBBBB"/>
          <w:sz w:val="21"/>
          <w:szCs w:val="21"/>
          <w:lang w:eastAsia="es-CL"/>
        </w:rPr>
      </w:pPr>
      <w:proofErr w:type="gramStart"/>
      <w:r w:rsidRPr="00487D2C">
        <w:rPr>
          <w:rFonts w:ascii="Consolas" w:eastAsia="Times New Roman" w:hAnsi="Consolas" w:cs="Times New Roman"/>
          <w:color w:val="BBBBBB"/>
          <w:sz w:val="21"/>
          <w:szCs w:val="21"/>
          <w:lang w:eastAsia="es-CL"/>
        </w:rPr>
        <w:t>}</w:t>
      </w:r>
      <w:r w:rsidRPr="00487D2C">
        <w:rPr>
          <w:rFonts w:ascii="Consolas" w:eastAsia="Times New Roman" w:hAnsi="Consolas" w:cs="Times New Roman"/>
          <w:color w:val="FEDE5D"/>
          <w:sz w:val="21"/>
          <w:szCs w:val="21"/>
          <w:lang w:eastAsia="es-CL"/>
        </w:rPr>
        <w:t>catch</w:t>
      </w:r>
      <w:proofErr w:type="gramEnd"/>
      <w:r w:rsidRPr="00487D2C">
        <w:rPr>
          <w:rFonts w:ascii="Consolas" w:eastAsia="Times New Roman" w:hAnsi="Consolas" w:cs="Times New Roman"/>
          <w:color w:val="BBBBBB"/>
          <w:sz w:val="21"/>
          <w:szCs w:val="21"/>
          <w:lang w:eastAsia="es-CL"/>
        </w:rPr>
        <w:t xml:space="preserve"> (</w:t>
      </w:r>
      <w:r w:rsidRPr="00487D2C">
        <w:rPr>
          <w:rFonts w:ascii="Consolas" w:eastAsia="Times New Roman" w:hAnsi="Consolas" w:cs="Times New Roman"/>
          <w:color w:val="FF7EDB"/>
          <w:sz w:val="21"/>
          <w:szCs w:val="21"/>
          <w:lang w:eastAsia="es-CL"/>
        </w:rPr>
        <w:t>error</w:t>
      </w:r>
      <w:r w:rsidRPr="00487D2C">
        <w:rPr>
          <w:rFonts w:ascii="Consolas" w:eastAsia="Times New Roman" w:hAnsi="Consolas" w:cs="Times New Roman"/>
          <w:color w:val="BBBBBB"/>
          <w:sz w:val="21"/>
          <w:szCs w:val="21"/>
          <w:lang w:eastAsia="es-CL"/>
        </w:rPr>
        <w:t>) {</w:t>
      </w:r>
    </w:p>
    <w:p w14:paraId="0C003E28" w14:textId="77777777" w:rsidR="00487D2C" w:rsidRPr="00487D2C" w:rsidRDefault="00487D2C" w:rsidP="00487D2C">
      <w:pPr>
        <w:shd w:val="clear" w:color="auto" w:fill="262335"/>
        <w:spacing w:after="0" w:line="285" w:lineRule="atLeast"/>
        <w:rPr>
          <w:rFonts w:ascii="Consolas" w:eastAsia="Times New Roman" w:hAnsi="Consolas" w:cs="Times New Roman"/>
          <w:color w:val="BBBBBB"/>
          <w:sz w:val="21"/>
          <w:szCs w:val="21"/>
          <w:lang w:eastAsia="es-CL"/>
        </w:rPr>
      </w:pPr>
      <w:r w:rsidRPr="00487D2C">
        <w:rPr>
          <w:rFonts w:ascii="Consolas" w:eastAsia="Times New Roman" w:hAnsi="Consolas" w:cs="Times New Roman"/>
          <w:color w:val="BBBBBB"/>
          <w:sz w:val="21"/>
          <w:szCs w:val="21"/>
          <w:lang w:eastAsia="es-CL"/>
        </w:rPr>
        <w:t xml:space="preserve">    </w:t>
      </w:r>
      <w:proofErr w:type="gramStart"/>
      <w:r w:rsidRPr="00487D2C">
        <w:rPr>
          <w:rFonts w:ascii="Consolas" w:eastAsia="Times New Roman" w:hAnsi="Consolas" w:cs="Times New Roman"/>
          <w:color w:val="FF7EDB"/>
          <w:sz w:val="21"/>
          <w:szCs w:val="21"/>
          <w:lang w:eastAsia="es-CL"/>
        </w:rPr>
        <w:t>console</w:t>
      </w:r>
      <w:r w:rsidRPr="00487D2C">
        <w:rPr>
          <w:rFonts w:ascii="Consolas" w:eastAsia="Times New Roman" w:hAnsi="Consolas" w:cs="Times New Roman"/>
          <w:color w:val="BBBBBB"/>
          <w:sz w:val="21"/>
          <w:szCs w:val="21"/>
          <w:lang w:eastAsia="es-CL"/>
        </w:rPr>
        <w:t>.</w:t>
      </w:r>
      <w:r w:rsidRPr="00487D2C">
        <w:rPr>
          <w:rFonts w:ascii="Consolas" w:eastAsia="Times New Roman" w:hAnsi="Consolas" w:cs="Times New Roman"/>
          <w:color w:val="36F9F6"/>
          <w:sz w:val="21"/>
          <w:szCs w:val="21"/>
          <w:lang w:eastAsia="es-CL"/>
        </w:rPr>
        <w:t>log</w:t>
      </w:r>
      <w:r w:rsidRPr="00487D2C">
        <w:rPr>
          <w:rFonts w:ascii="Consolas" w:eastAsia="Times New Roman" w:hAnsi="Consolas" w:cs="Times New Roman"/>
          <w:color w:val="BBBBBB"/>
          <w:sz w:val="21"/>
          <w:szCs w:val="21"/>
          <w:lang w:eastAsia="es-CL"/>
        </w:rPr>
        <w:t>(</w:t>
      </w:r>
      <w:proofErr w:type="gramEnd"/>
      <w:r w:rsidRPr="00487D2C">
        <w:rPr>
          <w:rFonts w:ascii="Consolas" w:eastAsia="Times New Roman" w:hAnsi="Consolas" w:cs="Times New Roman"/>
          <w:color w:val="FF8B39"/>
          <w:sz w:val="21"/>
          <w:szCs w:val="21"/>
          <w:lang w:eastAsia="es-CL"/>
        </w:rPr>
        <w:t xml:space="preserve">`Error: No se puede dividir por cero. </w:t>
      </w:r>
      <w:r w:rsidRPr="00487D2C">
        <w:rPr>
          <w:rFonts w:ascii="Consolas" w:eastAsia="Times New Roman" w:hAnsi="Consolas" w:cs="Times New Roman"/>
          <w:color w:val="72F1B8"/>
          <w:sz w:val="21"/>
          <w:szCs w:val="21"/>
          <w:lang w:eastAsia="es-CL"/>
        </w:rPr>
        <w:t>${</w:t>
      </w:r>
      <w:r w:rsidRPr="00487D2C">
        <w:rPr>
          <w:rFonts w:ascii="Consolas" w:eastAsia="Times New Roman" w:hAnsi="Consolas" w:cs="Times New Roman"/>
          <w:color w:val="FF7EDB"/>
          <w:sz w:val="21"/>
          <w:szCs w:val="21"/>
          <w:lang w:eastAsia="es-CL"/>
        </w:rPr>
        <w:t>error</w:t>
      </w:r>
      <w:r w:rsidRPr="00487D2C">
        <w:rPr>
          <w:rFonts w:ascii="Consolas" w:eastAsia="Times New Roman" w:hAnsi="Consolas" w:cs="Times New Roman"/>
          <w:color w:val="72F1B8"/>
          <w:sz w:val="21"/>
          <w:szCs w:val="21"/>
          <w:lang w:eastAsia="es-CL"/>
        </w:rPr>
        <w:t>}</w:t>
      </w:r>
      <w:r w:rsidRPr="00487D2C">
        <w:rPr>
          <w:rFonts w:ascii="Consolas" w:eastAsia="Times New Roman" w:hAnsi="Consolas" w:cs="Times New Roman"/>
          <w:color w:val="FF8B39"/>
          <w:sz w:val="21"/>
          <w:szCs w:val="21"/>
          <w:lang w:eastAsia="es-CL"/>
        </w:rPr>
        <w:t>`</w:t>
      </w:r>
      <w:r w:rsidRPr="00487D2C">
        <w:rPr>
          <w:rFonts w:ascii="Consolas" w:eastAsia="Times New Roman" w:hAnsi="Consolas" w:cs="Times New Roman"/>
          <w:color w:val="BBBBBB"/>
          <w:sz w:val="21"/>
          <w:szCs w:val="21"/>
          <w:lang w:eastAsia="es-CL"/>
        </w:rPr>
        <w:t>);</w:t>
      </w:r>
    </w:p>
    <w:p w14:paraId="005D4B0B" w14:textId="77777777" w:rsidR="00487D2C" w:rsidRPr="00487D2C" w:rsidRDefault="00487D2C" w:rsidP="00487D2C">
      <w:pPr>
        <w:shd w:val="clear" w:color="auto" w:fill="262335"/>
        <w:spacing w:after="0" w:line="285" w:lineRule="atLeast"/>
        <w:rPr>
          <w:rFonts w:ascii="Consolas" w:eastAsia="Times New Roman" w:hAnsi="Consolas" w:cs="Times New Roman"/>
          <w:color w:val="BBBBBB"/>
          <w:sz w:val="21"/>
          <w:szCs w:val="21"/>
          <w:lang w:eastAsia="es-CL"/>
        </w:rPr>
      </w:pPr>
      <w:proofErr w:type="gramStart"/>
      <w:r w:rsidRPr="00487D2C">
        <w:rPr>
          <w:rFonts w:ascii="Consolas" w:eastAsia="Times New Roman" w:hAnsi="Consolas" w:cs="Times New Roman"/>
          <w:color w:val="BBBBBB"/>
          <w:sz w:val="21"/>
          <w:szCs w:val="21"/>
          <w:lang w:eastAsia="es-CL"/>
        </w:rPr>
        <w:t>}</w:t>
      </w:r>
      <w:proofErr w:type="spellStart"/>
      <w:r w:rsidRPr="00487D2C">
        <w:rPr>
          <w:rFonts w:ascii="Consolas" w:eastAsia="Times New Roman" w:hAnsi="Consolas" w:cs="Times New Roman"/>
          <w:color w:val="FEDE5D"/>
          <w:sz w:val="21"/>
          <w:szCs w:val="21"/>
          <w:lang w:eastAsia="es-CL"/>
        </w:rPr>
        <w:t>finally</w:t>
      </w:r>
      <w:proofErr w:type="spellEnd"/>
      <w:proofErr w:type="gramEnd"/>
      <w:r w:rsidRPr="00487D2C">
        <w:rPr>
          <w:rFonts w:ascii="Consolas" w:eastAsia="Times New Roman" w:hAnsi="Consolas" w:cs="Times New Roman"/>
          <w:color w:val="BBBBBB"/>
          <w:sz w:val="21"/>
          <w:szCs w:val="21"/>
          <w:lang w:eastAsia="es-CL"/>
        </w:rPr>
        <w:t xml:space="preserve"> {</w:t>
      </w:r>
    </w:p>
    <w:p w14:paraId="1614958D" w14:textId="5471575A" w:rsidR="00487D2C" w:rsidRPr="00487D2C" w:rsidRDefault="00487D2C" w:rsidP="00487D2C">
      <w:pPr>
        <w:shd w:val="clear" w:color="auto" w:fill="262335"/>
        <w:spacing w:after="0" w:line="285" w:lineRule="atLeast"/>
        <w:rPr>
          <w:rFonts w:ascii="Consolas" w:eastAsia="Times New Roman" w:hAnsi="Consolas" w:cs="Times New Roman"/>
          <w:color w:val="BBBBBB"/>
          <w:sz w:val="21"/>
          <w:szCs w:val="21"/>
          <w:lang w:eastAsia="es-CL"/>
        </w:rPr>
      </w:pPr>
      <w:r w:rsidRPr="00487D2C">
        <w:rPr>
          <w:rFonts w:ascii="Consolas" w:eastAsia="Times New Roman" w:hAnsi="Consolas" w:cs="Times New Roman"/>
          <w:color w:val="BBBBBB"/>
          <w:sz w:val="21"/>
          <w:szCs w:val="21"/>
          <w:lang w:eastAsia="es-CL"/>
        </w:rPr>
        <w:t xml:space="preserve">    </w:t>
      </w:r>
      <w:proofErr w:type="gramStart"/>
      <w:r w:rsidRPr="00487D2C">
        <w:rPr>
          <w:rFonts w:ascii="Consolas" w:eastAsia="Times New Roman" w:hAnsi="Consolas" w:cs="Times New Roman"/>
          <w:color w:val="FF7EDB"/>
          <w:sz w:val="21"/>
          <w:szCs w:val="21"/>
          <w:lang w:eastAsia="es-CL"/>
        </w:rPr>
        <w:t>console</w:t>
      </w:r>
      <w:r w:rsidRPr="00487D2C">
        <w:rPr>
          <w:rFonts w:ascii="Consolas" w:eastAsia="Times New Roman" w:hAnsi="Consolas" w:cs="Times New Roman"/>
          <w:color w:val="BBBBBB"/>
          <w:sz w:val="21"/>
          <w:szCs w:val="21"/>
          <w:lang w:eastAsia="es-CL"/>
        </w:rPr>
        <w:t>.</w:t>
      </w:r>
      <w:r w:rsidRPr="00487D2C">
        <w:rPr>
          <w:rFonts w:ascii="Consolas" w:eastAsia="Times New Roman" w:hAnsi="Consolas" w:cs="Times New Roman"/>
          <w:color w:val="36F9F6"/>
          <w:sz w:val="21"/>
          <w:szCs w:val="21"/>
          <w:lang w:eastAsia="es-CL"/>
        </w:rPr>
        <w:t>log</w:t>
      </w:r>
      <w:r w:rsidRPr="00487D2C">
        <w:rPr>
          <w:rFonts w:ascii="Consolas" w:eastAsia="Times New Roman" w:hAnsi="Consolas" w:cs="Times New Roman"/>
          <w:color w:val="BBBBBB"/>
          <w:sz w:val="21"/>
          <w:szCs w:val="21"/>
          <w:lang w:eastAsia="es-CL"/>
        </w:rPr>
        <w:t>(</w:t>
      </w:r>
      <w:proofErr w:type="gramEnd"/>
      <w:r w:rsidRPr="00487D2C">
        <w:rPr>
          <w:rFonts w:ascii="Consolas" w:eastAsia="Times New Roman" w:hAnsi="Consolas" w:cs="Times New Roman"/>
          <w:color w:val="FF8B39"/>
          <w:sz w:val="21"/>
          <w:szCs w:val="21"/>
          <w:lang w:eastAsia="es-CL"/>
        </w:rPr>
        <w:t>"Este código se ejecutará siempre al final"</w:t>
      </w:r>
      <w:r w:rsidRPr="00487D2C">
        <w:rPr>
          <w:rFonts w:ascii="Consolas" w:eastAsia="Times New Roman" w:hAnsi="Consolas" w:cs="Times New Roman"/>
          <w:color w:val="BBBBBB"/>
          <w:sz w:val="21"/>
          <w:szCs w:val="21"/>
          <w:lang w:eastAsia="es-CL"/>
        </w:rPr>
        <w:t>);</w:t>
      </w:r>
    </w:p>
    <w:p w14:paraId="2EBA10AD" w14:textId="77777777" w:rsidR="00487D2C" w:rsidRPr="00487D2C" w:rsidRDefault="00487D2C" w:rsidP="00487D2C">
      <w:pPr>
        <w:shd w:val="clear" w:color="auto" w:fill="262335"/>
        <w:spacing w:after="0" w:line="285" w:lineRule="atLeast"/>
        <w:rPr>
          <w:rFonts w:ascii="Consolas" w:eastAsia="Times New Roman" w:hAnsi="Consolas" w:cs="Times New Roman"/>
          <w:color w:val="BBBBBB"/>
          <w:sz w:val="21"/>
          <w:szCs w:val="21"/>
          <w:lang w:eastAsia="es-CL"/>
        </w:rPr>
      </w:pPr>
      <w:r w:rsidRPr="00487D2C">
        <w:rPr>
          <w:rFonts w:ascii="Consolas" w:eastAsia="Times New Roman" w:hAnsi="Consolas" w:cs="Times New Roman"/>
          <w:color w:val="BBBBBB"/>
          <w:sz w:val="21"/>
          <w:szCs w:val="21"/>
          <w:lang w:eastAsia="es-CL"/>
        </w:rPr>
        <w:t>}</w:t>
      </w:r>
    </w:p>
    <w:p w14:paraId="3133FB13" w14:textId="18167E5C" w:rsidR="00603D10" w:rsidRDefault="00603D10" w:rsidP="004D6DD9">
      <w:pPr>
        <w:rPr>
          <w:b/>
          <w:bCs/>
          <w:sz w:val="28"/>
          <w:szCs w:val="28"/>
        </w:rPr>
      </w:pPr>
    </w:p>
    <w:p w14:paraId="31FA5F5F" w14:textId="77777777" w:rsidR="00520C61" w:rsidRDefault="00520C61" w:rsidP="004D6DD9">
      <w:pPr>
        <w:rPr>
          <w:b/>
          <w:bCs/>
          <w:sz w:val="28"/>
          <w:szCs w:val="28"/>
        </w:rPr>
      </w:pPr>
    </w:p>
    <w:p w14:paraId="63639DAD" w14:textId="77777777" w:rsidR="00775A2A" w:rsidRDefault="00775A2A" w:rsidP="00775A2A">
      <w:pPr>
        <w:rPr>
          <w:b/>
          <w:bCs/>
          <w:sz w:val="32"/>
          <w:szCs w:val="32"/>
        </w:rPr>
      </w:pPr>
      <w:r>
        <w:rPr>
          <w:b/>
          <w:bCs/>
          <w:sz w:val="32"/>
          <w:szCs w:val="32"/>
        </w:rPr>
        <w:t>¿Qué es el asincronismo?</w:t>
      </w:r>
    </w:p>
    <w:p w14:paraId="7FA4EA22" w14:textId="77777777" w:rsidR="00775A2A" w:rsidRDefault="00775A2A" w:rsidP="00775A2A">
      <w:r>
        <w:t>El asincronismo es una técnica que permite a los programas ejecutar tareas de manera no bloqueante. Esto permite que el programa puede continuar con otras tareas mientras se completa una tarea asíncrona, en lugar de bloquearse y esperar a que se complete.</w:t>
      </w:r>
    </w:p>
    <w:p w14:paraId="74B716F4" w14:textId="77777777" w:rsidR="00775A2A" w:rsidRDefault="00775A2A" w:rsidP="00775A2A">
      <w:r>
        <w:t>El asincronismo es fundamental para mejorar la experiencia del usuario y mejorar la eficiencia del programa, especialmente cuando se trata de tareas que pueden tardar un tiempo en completarse, como las solicitudes de red y consumo de API´s.</w:t>
      </w:r>
    </w:p>
    <w:p w14:paraId="2EF8918B" w14:textId="77777777" w:rsidR="00775A2A" w:rsidRDefault="00775A2A" w:rsidP="00775A2A">
      <w:r>
        <w:t>Hay varias formas de lograr el asincronismo, como promesas, async-await, setTimeout, setInterval y la utilización de eventos, cada uno de estos enfoques ofrece diferentes ventajas y desventajas y puede ser apropiado en función del uso que se le quiera dar.</w:t>
      </w:r>
    </w:p>
    <w:p w14:paraId="10F44190" w14:textId="77777777" w:rsidR="00775A2A" w:rsidRDefault="00775A2A" w:rsidP="00775A2A">
      <w:r>
        <w:t>En resumen, el asincronismo es una técnica esencial para mejorar la experiencia del usuario y la eficiencia del programa.</w:t>
      </w:r>
    </w:p>
    <w:p w14:paraId="3BACF721" w14:textId="626DE808" w:rsidR="009E0840" w:rsidRDefault="009E0840" w:rsidP="004D6DD9">
      <w:pPr>
        <w:rPr>
          <w:b/>
          <w:bCs/>
          <w:sz w:val="28"/>
          <w:szCs w:val="28"/>
        </w:rPr>
      </w:pPr>
    </w:p>
    <w:p w14:paraId="2D6B6F0C" w14:textId="0D8FE7AB" w:rsidR="0040607C" w:rsidRDefault="0040607C" w:rsidP="004D6DD9">
      <w:pPr>
        <w:rPr>
          <w:b/>
          <w:bCs/>
          <w:sz w:val="28"/>
          <w:szCs w:val="28"/>
        </w:rPr>
      </w:pPr>
    </w:p>
    <w:p w14:paraId="64B74976" w14:textId="668A1280" w:rsidR="0040607C" w:rsidRDefault="0040607C" w:rsidP="004D6DD9">
      <w:pPr>
        <w:rPr>
          <w:b/>
          <w:bCs/>
          <w:sz w:val="28"/>
          <w:szCs w:val="28"/>
        </w:rPr>
      </w:pPr>
    </w:p>
    <w:p w14:paraId="59F4A226" w14:textId="18FD69FE" w:rsidR="0040607C" w:rsidRDefault="0040607C" w:rsidP="004D6DD9">
      <w:pPr>
        <w:rPr>
          <w:b/>
          <w:bCs/>
          <w:sz w:val="28"/>
          <w:szCs w:val="28"/>
        </w:rPr>
      </w:pPr>
    </w:p>
    <w:p w14:paraId="4CD7F51D" w14:textId="13E32A16" w:rsidR="0040607C" w:rsidRDefault="0040607C" w:rsidP="004D6DD9">
      <w:pPr>
        <w:rPr>
          <w:b/>
          <w:bCs/>
          <w:sz w:val="28"/>
          <w:szCs w:val="28"/>
        </w:rPr>
      </w:pPr>
    </w:p>
    <w:p w14:paraId="535ECE44" w14:textId="18A40CD7" w:rsidR="00E455AB" w:rsidRDefault="00E455AB" w:rsidP="004D6DD9">
      <w:pPr>
        <w:rPr>
          <w:b/>
          <w:bCs/>
          <w:sz w:val="32"/>
          <w:szCs w:val="32"/>
        </w:rPr>
      </w:pPr>
      <w:r>
        <w:rPr>
          <w:b/>
          <w:bCs/>
          <w:sz w:val="32"/>
          <w:szCs w:val="32"/>
        </w:rPr>
        <w:lastRenderedPageBreak/>
        <w:t>¿Qué son Callbacks?</w:t>
      </w:r>
    </w:p>
    <w:p w14:paraId="33BE7EA1" w14:textId="3CFDFAAB" w:rsidR="00554C4F" w:rsidRDefault="00554C4F" w:rsidP="00554C4F">
      <w:r>
        <w:t>Un callback es una función que se pasa a otra función como argumento y se invoca o inicia después de que algún evento o proceso ha terminado, de allí el nombre callback que traducido al español significa: llamar de vuelta.</w:t>
      </w:r>
    </w:p>
    <w:p w14:paraId="688D5C8F" w14:textId="025FA693" w:rsidR="00E455AB" w:rsidRDefault="00BA5A78" w:rsidP="00554C4F">
      <w:r>
        <w:t>En pocas palabras, la</w:t>
      </w:r>
      <w:r w:rsidR="00554C4F">
        <w:t xml:space="preserve"> función receptora recibe mediante parámetros una función que viene definida y es iniciada/llamada dentro la misma función receptora.</w:t>
      </w:r>
    </w:p>
    <w:p w14:paraId="2A8607C1" w14:textId="78BE77EE" w:rsidR="00BA5A78" w:rsidRDefault="00BA5A78" w:rsidP="00554C4F">
      <w:r w:rsidRPr="00BA5A78">
        <w:rPr>
          <w:b/>
          <w:bCs/>
        </w:rPr>
        <w:t>Ejemplo</w:t>
      </w:r>
      <w:r>
        <w:t>:</w:t>
      </w:r>
    </w:p>
    <w:p w14:paraId="6E40D536" w14:textId="58B15B9B" w:rsidR="00BA5A78" w:rsidRPr="00BA5A78" w:rsidRDefault="00BA5A78" w:rsidP="00BA5A78">
      <w:pPr>
        <w:shd w:val="clear" w:color="auto" w:fill="262335"/>
        <w:spacing w:after="0" w:line="285" w:lineRule="atLeast"/>
        <w:rPr>
          <w:rFonts w:ascii="Consolas" w:eastAsia="Times New Roman" w:hAnsi="Consolas" w:cs="Times New Roman"/>
          <w:color w:val="BBBBBB"/>
          <w:sz w:val="21"/>
          <w:szCs w:val="21"/>
          <w:lang w:eastAsia="es-CL"/>
        </w:rPr>
      </w:pPr>
      <w:r w:rsidRPr="00BA5A78">
        <w:rPr>
          <w:rFonts w:ascii="Consolas" w:eastAsia="Times New Roman" w:hAnsi="Consolas" w:cs="Times New Roman"/>
          <w:color w:val="FEDE5D"/>
          <w:sz w:val="21"/>
          <w:szCs w:val="21"/>
          <w:lang w:eastAsia="es-CL"/>
        </w:rPr>
        <w:t>function</w:t>
      </w:r>
      <w:r w:rsidRPr="00BA5A78">
        <w:rPr>
          <w:rFonts w:ascii="Consolas" w:eastAsia="Times New Roman" w:hAnsi="Consolas" w:cs="Times New Roman"/>
          <w:color w:val="BBBBBB"/>
          <w:sz w:val="21"/>
          <w:szCs w:val="21"/>
          <w:lang w:eastAsia="es-CL"/>
        </w:rPr>
        <w:t xml:space="preserve"> </w:t>
      </w:r>
      <w:proofErr w:type="gramStart"/>
      <w:r w:rsidRPr="00BA5A78">
        <w:rPr>
          <w:rFonts w:ascii="Consolas" w:eastAsia="Times New Roman" w:hAnsi="Consolas" w:cs="Times New Roman"/>
          <w:color w:val="36F9F6"/>
          <w:sz w:val="21"/>
          <w:szCs w:val="21"/>
          <w:lang w:eastAsia="es-CL"/>
        </w:rPr>
        <w:t>agregar</w:t>
      </w:r>
      <w:r w:rsidRPr="00BA5A78">
        <w:rPr>
          <w:rFonts w:ascii="Consolas" w:eastAsia="Times New Roman" w:hAnsi="Consolas" w:cs="Times New Roman"/>
          <w:color w:val="BBBBBB"/>
          <w:sz w:val="21"/>
          <w:szCs w:val="21"/>
          <w:lang w:eastAsia="es-CL"/>
        </w:rPr>
        <w:t>(</w:t>
      </w:r>
      <w:proofErr w:type="spellStart"/>
      <w:proofErr w:type="gramEnd"/>
      <w:r w:rsidRPr="00BA5A78">
        <w:rPr>
          <w:rFonts w:ascii="Consolas" w:eastAsia="Times New Roman" w:hAnsi="Consolas" w:cs="Times New Roman"/>
          <w:i/>
          <w:iCs/>
          <w:color w:val="FF7EDB"/>
          <w:sz w:val="21"/>
          <w:szCs w:val="21"/>
          <w:lang w:eastAsia="es-CL"/>
        </w:rPr>
        <w:t>miArray</w:t>
      </w:r>
      <w:proofErr w:type="spellEnd"/>
      <w:r w:rsidRPr="00BA5A78">
        <w:rPr>
          <w:rFonts w:ascii="Consolas" w:eastAsia="Times New Roman" w:hAnsi="Consolas" w:cs="Times New Roman"/>
          <w:color w:val="BBBBBB"/>
          <w:sz w:val="21"/>
          <w:szCs w:val="21"/>
          <w:lang w:eastAsia="es-CL"/>
        </w:rPr>
        <w:t xml:space="preserve">, </w:t>
      </w:r>
      <w:proofErr w:type="spellStart"/>
      <w:r w:rsidRPr="00BA5A78">
        <w:rPr>
          <w:rFonts w:ascii="Consolas" w:eastAsia="Times New Roman" w:hAnsi="Consolas" w:cs="Times New Roman"/>
          <w:i/>
          <w:iCs/>
          <w:color w:val="FF7EDB"/>
          <w:sz w:val="21"/>
          <w:szCs w:val="21"/>
          <w:lang w:eastAsia="es-CL"/>
        </w:rPr>
        <w:t>miCallback</w:t>
      </w:r>
      <w:proofErr w:type="spellEnd"/>
      <w:r w:rsidRPr="00BA5A78">
        <w:rPr>
          <w:rFonts w:ascii="Consolas" w:eastAsia="Times New Roman" w:hAnsi="Consolas" w:cs="Times New Roman"/>
          <w:color w:val="BBBBBB"/>
          <w:sz w:val="21"/>
          <w:szCs w:val="21"/>
          <w:lang w:eastAsia="es-CL"/>
        </w:rPr>
        <w:t>){</w:t>
      </w:r>
    </w:p>
    <w:p w14:paraId="509BAE03" w14:textId="27143582" w:rsidR="00BA5A78" w:rsidRPr="00BA5A78" w:rsidRDefault="00BA5A78" w:rsidP="00BA5A78">
      <w:pPr>
        <w:shd w:val="clear" w:color="auto" w:fill="262335"/>
        <w:spacing w:after="0" w:line="285" w:lineRule="atLeast"/>
        <w:rPr>
          <w:rFonts w:ascii="Consolas" w:eastAsia="Times New Roman" w:hAnsi="Consolas" w:cs="Times New Roman"/>
          <w:color w:val="BBBBBB"/>
          <w:sz w:val="21"/>
          <w:szCs w:val="21"/>
          <w:lang w:eastAsia="es-CL"/>
        </w:rPr>
      </w:pPr>
      <w:r w:rsidRPr="00BA5A78">
        <w:rPr>
          <w:rFonts w:ascii="Consolas" w:eastAsia="Times New Roman" w:hAnsi="Consolas" w:cs="Times New Roman"/>
          <w:color w:val="BBBBBB"/>
          <w:sz w:val="21"/>
          <w:szCs w:val="21"/>
          <w:lang w:eastAsia="es-CL"/>
        </w:rPr>
        <w:t xml:space="preserve">    </w:t>
      </w:r>
      <w:proofErr w:type="spellStart"/>
      <w:r w:rsidRPr="00BA5A78">
        <w:rPr>
          <w:rFonts w:ascii="Consolas" w:eastAsia="Times New Roman" w:hAnsi="Consolas" w:cs="Times New Roman"/>
          <w:i/>
          <w:iCs/>
          <w:color w:val="FF7EDB"/>
          <w:sz w:val="21"/>
          <w:szCs w:val="21"/>
          <w:lang w:eastAsia="es-CL"/>
        </w:rPr>
        <w:t>miArray</w:t>
      </w:r>
      <w:r w:rsidRPr="00BA5A78">
        <w:rPr>
          <w:rFonts w:ascii="Consolas" w:eastAsia="Times New Roman" w:hAnsi="Consolas" w:cs="Times New Roman"/>
          <w:color w:val="BBBBBB"/>
          <w:sz w:val="21"/>
          <w:szCs w:val="21"/>
          <w:lang w:eastAsia="es-CL"/>
        </w:rPr>
        <w:t>.</w:t>
      </w:r>
      <w:r w:rsidRPr="00BA5A78">
        <w:rPr>
          <w:rFonts w:ascii="Consolas" w:eastAsia="Times New Roman" w:hAnsi="Consolas" w:cs="Times New Roman"/>
          <w:color w:val="36F9F6"/>
          <w:sz w:val="21"/>
          <w:szCs w:val="21"/>
          <w:lang w:eastAsia="es-CL"/>
        </w:rPr>
        <w:t>push</w:t>
      </w:r>
      <w:proofErr w:type="spellEnd"/>
      <w:r w:rsidRPr="00BA5A78">
        <w:rPr>
          <w:rFonts w:ascii="Consolas" w:eastAsia="Times New Roman" w:hAnsi="Consolas" w:cs="Times New Roman"/>
          <w:color w:val="BBBBBB"/>
          <w:sz w:val="21"/>
          <w:szCs w:val="21"/>
          <w:lang w:eastAsia="es-CL"/>
        </w:rPr>
        <w:t>(</w:t>
      </w:r>
      <w:r w:rsidRPr="00BA5A78">
        <w:rPr>
          <w:rFonts w:ascii="Consolas" w:eastAsia="Times New Roman" w:hAnsi="Consolas" w:cs="Times New Roman"/>
          <w:color w:val="FF8B39"/>
          <w:sz w:val="21"/>
          <w:szCs w:val="21"/>
          <w:lang w:eastAsia="es-CL"/>
        </w:rPr>
        <w:t>"Diego"</w:t>
      </w:r>
      <w:r w:rsidRPr="00BA5A78">
        <w:rPr>
          <w:rFonts w:ascii="Consolas" w:eastAsia="Times New Roman" w:hAnsi="Consolas" w:cs="Times New Roman"/>
          <w:color w:val="BBBBBB"/>
          <w:sz w:val="21"/>
          <w:szCs w:val="21"/>
          <w:lang w:eastAsia="es-CL"/>
        </w:rPr>
        <w:t>);</w:t>
      </w:r>
    </w:p>
    <w:p w14:paraId="7F6F925C" w14:textId="77777777" w:rsidR="00BA5A78" w:rsidRPr="00BA5A78" w:rsidRDefault="00BA5A78" w:rsidP="00BA5A78">
      <w:pPr>
        <w:shd w:val="clear" w:color="auto" w:fill="262335"/>
        <w:spacing w:after="0" w:line="285" w:lineRule="atLeast"/>
        <w:rPr>
          <w:rFonts w:ascii="Consolas" w:eastAsia="Times New Roman" w:hAnsi="Consolas" w:cs="Times New Roman"/>
          <w:color w:val="BBBBBB"/>
          <w:sz w:val="21"/>
          <w:szCs w:val="21"/>
          <w:lang w:eastAsia="es-CL"/>
        </w:rPr>
      </w:pPr>
      <w:r w:rsidRPr="00BA5A78">
        <w:rPr>
          <w:rFonts w:ascii="Consolas" w:eastAsia="Times New Roman" w:hAnsi="Consolas" w:cs="Times New Roman"/>
          <w:color w:val="BBBBBB"/>
          <w:sz w:val="21"/>
          <w:szCs w:val="21"/>
          <w:lang w:eastAsia="es-CL"/>
        </w:rPr>
        <w:t xml:space="preserve">    </w:t>
      </w:r>
      <w:proofErr w:type="spellStart"/>
      <w:proofErr w:type="gramStart"/>
      <w:r w:rsidRPr="00BA5A78">
        <w:rPr>
          <w:rFonts w:ascii="Consolas" w:eastAsia="Times New Roman" w:hAnsi="Consolas" w:cs="Times New Roman"/>
          <w:color w:val="36F9F6"/>
          <w:sz w:val="21"/>
          <w:szCs w:val="21"/>
          <w:lang w:eastAsia="es-CL"/>
        </w:rPr>
        <w:t>miCallback</w:t>
      </w:r>
      <w:proofErr w:type="spellEnd"/>
      <w:r w:rsidRPr="00BA5A78">
        <w:rPr>
          <w:rFonts w:ascii="Consolas" w:eastAsia="Times New Roman" w:hAnsi="Consolas" w:cs="Times New Roman"/>
          <w:color w:val="BBBBBB"/>
          <w:sz w:val="21"/>
          <w:szCs w:val="21"/>
          <w:lang w:eastAsia="es-CL"/>
        </w:rPr>
        <w:t>(</w:t>
      </w:r>
      <w:proofErr w:type="gramEnd"/>
      <w:r w:rsidRPr="00BA5A78">
        <w:rPr>
          <w:rFonts w:ascii="Consolas" w:eastAsia="Times New Roman" w:hAnsi="Consolas" w:cs="Times New Roman"/>
          <w:color w:val="BBBBBB"/>
          <w:sz w:val="21"/>
          <w:szCs w:val="21"/>
          <w:lang w:eastAsia="es-CL"/>
        </w:rPr>
        <w:t>);</w:t>
      </w:r>
    </w:p>
    <w:p w14:paraId="764EDB7D" w14:textId="77777777" w:rsidR="00BA5A78" w:rsidRPr="00BA5A78" w:rsidRDefault="00BA5A78" w:rsidP="00BA5A78">
      <w:pPr>
        <w:shd w:val="clear" w:color="auto" w:fill="262335"/>
        <w:spacing w:after="0" w:line="285" w:lineRule="atLeast"/>
        <w:rPr>
          <w:rFonts w:ascii="Consolas" w:eastAsia="Times New Roman" w:hAnsi="Consolas" w:cs="Times New Roman"/>
          <w:color w:val="BBBBBB"/>
          <w:sz w:val="21"/>
          <w:szCs w:val="21"/>
          <w:lang w:eastAsia="es-CL"/>
        </w:rPr>
      </w:pPr>
      <w:r w:rsidRPr="00BA5A78">
        <w:rPr>
          <w:rFonts w:ascii="Consolas" w:eastAsia="Times New Roman" w:hAnsi="Consolas" w:cs="Times New Roman"/>
          <w:color w:val="BBBBBB"/>
          <w:sz w:val="21"/>
          <w:szCs w:val="21"/>
          <w:lang w:eastAsia="es-CL"/>
        </w:rPr>
        <w:t>}</w:t>
      </w:r>
    </w:p>
    <w:p w14:paraId="66FC91CF" w14:textId="3D625D05" w:rsidR="00BA5A78" w:rsidRPr="00BA5A78" w:rsidRDefault="00BA5A78" w:rsidP="00BA5A78">
      <w:pPr>
        <w:shd w:val="clear" w:color="auto" w:fill="262335"/>
        <w:spacing w:after="0" w:line="285" w:lineRule="atLeast"/>
        <w:rPr>
          <w:rFonts w:ascii="Consolas" w:eastAsia="Times New Roman" w:hAnsi="Consolas" w:cs="Times New Roman"/>
          <w:color w:val="BBBBBB"/>
          <w:sz w:val="21"/>
          <w:szCs w:val="21"/>
          <w:lang w:eastAsia="es-CL"/>
        </w:rPr>
      </w:pPr>
      <w:r>
        <w:rPr>
          <w:rFonts w:ascii="Consolas" w:eastAsia="Times New Roman" w:hAnsi="Consolas" w:cs="Times New Roman"/>
          <w:color w:val="BBBBBB"/>
          <w:sz w:val="21"/>
          <w:szCs w:val="21"/>
          <w:lang w:eastAsia="es-CL"/>
        </w:rPr>
        <w:br/>
      </w:r>
      <w:r w:rsidRPr="00BA5A78">
        <w:rPr>
          <w:rFonts w:ascii="Consolas" w:eastAsia="Times New Roman" w:hAnsi="Consolas" w:cs="Times New Roman"/>
          <w:color w:val="FEDE5D"/>
          <w:sz w:val="21"/>
          <w:szCs w:val="21"/>
          <w:lang w:eastAsia="es-CL"/>
        </w:rPr>
        <w:t>let</w:t>
      </w:r>
      <w:r w:rsidRPr="00BA5A78">
        <w:rPr>
          <w:rFonts w:ascii="Consolas" w:eastAsia="Times New Roman" w:hAnsi="Consolas" w:cs="Times New Roman"/>
          <w:color w:val="BBBBBB"/>
          <w:sz w:val="21"/>
          <w:szCs w:val="21"/>
          <w:lang w:eastAsia="es-CL"/>
        </w:rPr>
        <w:t xml:space="preserve"> </w:t>
      </w:r>
      <w:r w:rsidRPr="00BA5A78">
        <w:rPr>
          <w:rFonts w:ascii="Consolas" w:eastAsia="Times New Roman" w:hAnsi="Consolas" w:cs="Times New Roman"/>
          <w:color w:val="FF7EDB"/>
          <w:sz w:val="21"/>
          <w:szCs w:val="21"/>
          <w:lang w:eastAsia="es-CL"/>
        </w:rPr>
        <w:t>nombres</w:t>
      </w:r>
      <w:r w:rsidRPr="00BA5A78">
        <w:rPr>
          <w:rFonts w:ascii="Consolas" w:eastAsia="Times New Roman" w:hAnsi="Consolas" w:cs="Times New Roman"/>
          <w:color w:val="BBBBBB"/>
          <w:sz w:val="21"/>
          <w:szCs w:val="21"/>
          <w:lang w:eastAsia="es-CL"/>
        </w:rPr>
        <w:t xml:space="preserve"> </w:t>
      </w:r>
      <w:r w:rsidRPr="00BA5A78">
        <w:rPr>
          <w:rFonts w:ascii="Consolas" w:eastAsia="Times New Roman" w:hAnsi="Consolas" w:cs="Times New Roman"/>
          <w:color w:val="FFFFFF"/>
          <w:sz w:val="21"/>
          <w:szCs w:val="21"/>
          <w:lang w:eastAsia="es-CL"/>
        </w:rPr>
        <w:t>=</w:t>
      </w:r>
      <w:r w:rsidRPr="00BA5A78">
        <w:rPr>
          <w:rFonts w:ascii="Consolas" w:eastAsia="Times New Roman" w:hAnsi="Consolas" w:cs="Times New Roman"/>
          <w:color w:val="BBBBBB"/>
          <w:sz w:val="21"/>
          <w:szCs w:val="21"/>
          <w:lang w:eastAsia="es-CL"/>
        </w:rPr>
        <w:t xml:space="preserve"> [</w:t>
      </w:r>
      <w:r w:rsidRPr="00BA5A78">
        <w:rPr>
          <w:rFonts w:ascii="Consolas" w:eastAsia="Times New Roman" w:hAnsi="Consolas" w:cs="Times New Roman"/>
          <w:color w:val="FF8B39"/>
          <w:sz w:val="21"/>
          <w:szCs w:val="21"/>
          <w:lang w:eastAsia="es-CL"/>
        </w:rPr>
        <w:t>"Jean"</w:t>
      </w:r>
      <w:r w:rsidRPr="00BA5A78">
        <w:rPr>
          <w:rFonts w:ascii="Consolas" w:eastAsia="Times New Roman" w:hAnsi="Consolas" w:cs="Times New Roman"/>
          <w:color w:val="BBBBBB"/>
          <w:sz w:val="21"/>
          <w:szCs w:val="21"/>
          <w:lang w:eastAsia="es-CL"/>
        </w:rPr>
        <w:t>,</w:t>
      </w:r>
      <w:r w:rsidRPr="00BA5A78">
        <w:rPr>
          <w:rFonts w:ascii="Consolas" w:eastAsia="Times New Roman" w:hAnsi="Consolas" w:cs="Times New Roman"/>
          <w:color w:val="FF8B39"/>
          <w:sz w:val="21"/>
          <w:szCs w:val="21"/>
          <w:lang w:eastAsia="es-CL"/>
        </w:rPr>
        <w:t>"Carlos"</w:t>
      </w:r>
      <w:r w:rsidRPr="00BA5A78">
        <w:rPr>
          <w:rFonts w:ascii="Consolas" w:eastAsia="Times New Roman" w:hAnsi="Consolas" w:cs="Times New Roman"/>
          <w:color w:val="BBBBBB"/>
          <w:sz w:val="21"/>
          <w:szCs w:val="21"/>
          <w:lang w:eastAsia="es-CL"/>
        </w:rPr>
        <w:t>,</w:t>
      </w:r>
      <w:r w:rsidRPr="00BA5A78">
        <w:rPr>
          <w:rFonts w:ascii="Consolas" w:eastAsia="Times New Roman" w:hAnsi="Consolas" w:cs="Times New Roman"/>
          <w:color w:val="FF8B39"/>
          <w:sz w:val="21"/>
          <w:szCs w:val="21"/>
          <w:lang w:eastAsia="es-CL"/>
        </w:rPr>
        <w:t>"</w:t>
      </w:r>
      <w:proofErr w:type="spellStart"/>
      <w:r w:rsidRPr="00BA5A78">
        <w:rPr>
          <w:rFonts w:ascii="Consolas" w:eastAsia="Times New Roman" w:hAnsi="Consolas" w:cs="Times New Roman"/>
          <w:color w:val="FF8B39"/>
          <w:sz w:val="21"/>
          <w:szCs w:val="21"/>
          <w:lang w:eastAsia="es-CL"/>
        </w:rPr>
        <w:t>Jose</w:t>
      </w:r>
      <w:proofErr w:type="spellEnd"/>
      <w:r w:rsidRPr="00BA5A78">
        <w:rPr>
          <w:rFonts w:ascii="Consolas" w:eastAsia="Times New Roman" w:hAnsi="Consolas" w:cs="Times New Roman"/>
          <w:color w:val="FF8B39"/>
          <w:sz w:val="21"/>
          <w:szCs w:val="21"/>
          <w:lang w:eastAsia="es-CL"/>
        </w:rPr>
        <w:t>"</w:t>
      </w:r>
      <w:r w:rsidRPr="00BA5A78">
        <w:rPr>
          <w:rFonts w:ascii="Consolas" w:eastAsia="Times New Roman" w:hAnsi="Consolas" w:cs="Times New Roman"/>
          <w:color w:val="BBBBBB"/>
          <w:sz w:val="21"/>
          <w:szCs w:val="21"/>
          <w:lang w:eastAsia="es-CL"/>
        </w:rPr>
        <w:t>];</w:t>
      </w:r>
      <w:r>
        <w:rPr>
          <w:rFonts w:ascii="Consolas" w:eastAsia="Times New Roman" w:hAnsi="Consolas" w:cs="Times New Roman"/>
          <w:color w:val="BBBBBB"/>
          <w:sz w:val="21"/>
          <w:szCs w:val="21"/>
          <w:lang w:eastAsia="es-CL"/>
        </w:rPr>
        <w:br/>
      </w:r>
    </w:p>
    <w:p w14:paraId="02729928" w14:textId="77777777" w:rsidR="00BA5A78" w:rsidRPr="00BA5A78" w:rsidRDefault="00BA5A78" w:rsidP="00BA5A78">
      <w:pPr>
        <w:shd w:val="clear" w:color="auto" w:fill="262335"/>
        <w:spacing w:after="0" w:line="285" w:lineRule="atLeast"/>
        <w:rPr>
          <w:rFonts w:ascii="Consolas" w:eastAsia="Times New Roman" w:hAnsi="Consolas" w:cs="Times New Roman"/>
          <w:color w:val="BBBBBB"/>
          <w:sz w:val="21"/>
          <w:szCs w:val="21"/>
          <w:lang w:eastAsia="es-CL"/>
        </w:rPr>
      </w:pPr>
      <w:proofErr w:type="gramStart"/>
      <w:r w:rsidRPr="00BA5A78">
        <w:rPr>
          <w:rFonts w:ascii="Consolas" w:eastAsia="Times New Roman" w:hAnsi="Consolas" w:cs="Times New Roman"/>
          <w:color w:val="36F9F6"/>
          <w:sz w:val="21"/>
          <w:szCs w:val="21"/>
          <w:lang w:eastAsia="es-CL"/>
        </w:rPr>
        <w:t>agregar</w:t>
      </w:r>
      <w:r w:rsidRPr="00BA5A78">
        <w:rPr>
          <w:rFonts w:ascii="Consolas" w:eastAsia="Times New Roman" w:hAnsi="Consolas" w:cs="Times New Roman"/>
          <w:color w:val="BBBBBB"/>
          <w:sz w:val="21"/>
          <w:szCs w:val="21"/>
          <w:lang w:eastAsia="es-CL"/>
        </w:rPr>
        <w:t>(</w:t>
      </w:r>
      <w:proofErr w:type="gramEnd"/>
      <w:r w:rsidRPr="00BA5A78">
        <w:rPr>
          <w:rFonts w:ascii="Consolas" w:eastAsia="Times New Roman" w:hAnsi="Consolas" w:cs="Times New Roman"/>
          <w:color w:val="FF7EDB"/>
          <w:sz w:val="21"/>
          <w:szCs w:val="21"/>
          <w:lang w:eastAsia="es-CL"/>
        </w:rPr>
        <w:t>nombres</w:t>
      </w:r>
      <w:r w:rsidRPr="00BA5A78">
        <w:rPr>
          <w:rFonts w:ascii="Consolas" w:eastAsia="Times New Roman" w:hAnsi="Consolas" w:cs="Times New Roman"/>
          <w:color w:val="BBBBBB"/>
          <w:sz w:val="21"/>
          <w:szCs w:val="21"/>
          <w:lang w:eastAsia="es-CL"/>
        </w:rPr>
        <w:t xml:space="preserve">, </w:t>
      </w:r>
      <w:r w:rsidRPr="00BA5A78">
        <w:rPr>
          <w:rFonts w:ascii="Consolas" w:eastAsia="Times New Roman" w:hAnsi="Consolas" w:cs="Times New Roman"/>
          <w:color w:val="FEDE5D"/>
          <w:sz w:val="21"/>
          <w:szCs w:val="21"/>
          <w:lang w:eastAsia="es-CL"/>
        </w:rPr>
        <w:t>function</w:t>
      </w:r>
      <w:r w:rsidRPr="00BA5A78">
        <w:rPr>
          <w:rFonts w:ascii="Consolas" w:eastAsia="Times New Roman" w:hAnsi="Consolas" w:cs="Times New Roman"/>
          <w:color w:val="BBBBBB"/>
          <w:sz w:val="21"/>
          <w:szCs w:val="21"/>
          <w:lang w:eastAsia="es-CL"/>
        </w:rPr>
        <w:t>(){</w:t>
      </w:r>
    </w:p>
    <w:p w14:paraId="016A36AD" w14:textId="77777777" w:rsidR="00BA5A78" w:rsidRPr="00BA5A78" w:rsidRDefault="00BA5A78" w:rsidP="00BA5A78">
      <w:pPr>
        <w:shd w:val="clear" w:color="auto" w:fill="262335"/>
        <w:spacing w:after="0" w:line="285" w:lineRule="atLeast"/>
        <w:rPr>
          <w:rFonts w:ascii="Consolas" w:eastAsia="Times New Roman" w:hAnsi="Consolas" w:cs="Times New Roman"/>
          <w:color w:val="BBBBBB"/>
          <w:sz w:val="21"/>
          <w:szCs w:val="21"/>
          <w:lang w:eastAsia="es-CL"/>
        </w:rPr>
      </w:pPr>
      <w:r w:rsidRPr="00BA5A78">
        <w:rPr>
          <w:rFonts w:ascii="Consolas" w:eastAsia="Times New Roman" w:hAnsi="Consolas" w:cs="Times New Roman"/>
          <w:color w:val="BBBBBB"/>
          <w:sz w:val="21"/>
          <w:szCs w:val="21"/>
          <w:lang w:eastAsia="es-CL"/>
        </w:rPr>
        <w:t xml:space="preserve">        </w:t>
      </w:r>
      <w:proofErr w:type="gramStart"/>
      <w:r w:rsidRPr="00BA5A78">
        <w:rPr>
          <w:rFonts w:ascii="Consolas" w:eastAsia="Times New Roman" w:hAnsi="Consolas" w:cs="Times New Roman"/>
          <w:color w:val="FF7EDB"/>
          <w:sz w:val="21"/>
          <w:szCs w:val="21"/>
          <w:lang w:eastAsia="es-CL"/>
        </w:rPr>
        <w:t>console</w:t>
      </w:r>
      <w:r w:rsidRPr="00BA5A78">
        <w:rPr>
          <w:rFonts w:ascii="Consolas" w:eastAsia="Times New Roman" w:hAnsi="Consolas" w:cs="Times New Roman"/>
          <w:color w:val="BBBBBB"/>
          <w:sz w:val="21"/>
          <w:szCs w:val="21"/>
          <w:lang w:eastAsia="es-CL"/>
        </w:rPr>
        <w:t>.</w:t>
      </w:r>
      <w:r w:rsidRPr="00BA5A78">
        <w:rPr>
          <w:rFonts w:ascii="Consolas" w:eastAsia="Times New Roman" w:hAnsi="Consolas" w:cs="Times New Roman"/>
          <w:color w:val="36F9F6"/>
          <w:sz w:val="21"/>
          <w:szCs w:val="21"/>
          <w:lang w:eastAsia="es-CL"/>
        </w:rPr>
        <w:t>log</w:t>
      </w:r>
      <w:r w:rsidRPr="00BA5A78">
        <w:rPr>
          <w:rFonts w:ascii="Consolas" w:eastAsia="Times New Roman" w:hAnsi="Consolas" w:cs="Times New Roman"/>
          <w:color w:val="BBBBBB"/>
          <w:sz w:val="21"/>
          <w:szCs w:val="21"/>
          <w:lang w:eastAsia="es-CL"/>
        </w:rPr>
        <w:t>(</w:t>
      </w:r>
      <w:proofErr w:type="gramEnd"/>
      <w:r w:rsidRPr="00BA5A78">
        <w:rPr>
          <w:rFonts w:ascii="Consolas" w:eastAsia="Times New Roman" w:hAnsi="Consolas" w:cs="Times New Roman"/>
          <w:color w:val="FF8B39"/>
          <w:sz w:val="21"/>
          <w:szCs w:val="21"/>
          <w:lang w:eastAsia="es-CL"/>
        </w:rPr>
        <w:t>`Agregue un nombre al array`</w:t>
      </w:r>
      <w:r w:rsidRPr="00BA5A78">
        <w:rPr>
          <w:rFonts w:ascii="Consolas" w:eastAsia="Times New Roman" w:hAnsi="Consolas" w:cs="Times New Roman"/>
          <w:color w:val="BBBBBB"/>
          <w:sz w:val="21"/>
          <w:szCs w:val="21"/>
          <w:lang w:eastAsia="es-CL"/>
        </w:rPr>
        <w:t>);</w:t>
      </w:r>
    </w:p>
    <w:p w14:paraId="62C04598" w14:textId="77777777" w:rsidR="00BA5A78" w:rsidRPr="00BA5A78" w:rsidRDefault="00BA5A78" w:rsidP="00BA5A78">
      <w:pPr>
        <w:shd w:val="clear" w:color="auto" w:fill="262335"/>
        <w:spacing w:after="0" w:line="285" w:lineRule="atLeast"/>
        <w:rPr>
          <w:rFonts w:ascii="Consolas" w:eastAsia="Times New Roman" w:hAnsi="Consolas" w:cs="Times New Roman"/>
          <w:color w:val="BBBBBB"/>
          <w:sz w:val="21"/>
          <w:szCs w:val="21"/>
          <w:lang w:eastAsia="es-CL"/>
        </w:rPr>
      </w:pPr>
      <w:r w:rsidRPr="00BA5A78">
        <w:rPr>
          <w:rFonts w:ascii="Consolas" w:eastAsia="Times New Roman" w:hAnsi="Consolas" w:cs="Times New Roman"/>
          <w:color w:val="BBBBBB"/>
          <w:sz w:val="21"/>
          <w:szCs w:val="21"/>
          <w:lang w:eastAsia="es-CL"/>
        </w:rPr>
        <w:t xml:space="preserve">        </w:t>
      </w:r>
      <w:r w:rsidRPr="00BA5A78">
        <w:rPr>
          <w:rFonts w:ascii="Consolas" w:eastAsia="Times New Roman" w:hAnsi="Consolas" w:cs="Times New Roman"/>
          <w:color w:val="FF7EDB"/>
          <w:sz w:val="21"/>
          <w:szCs w:val="21"/>
          <w:lang w:eastAsia="es-CL"/>
        </w:rPr>
        <w:t>console</w:t>
      </w:r>
      <w:r w:rsidRPr="00BA5A78">
        <w:rPr>
          <w:rFonts w:ascii="Consolas" w:eastAsia="Times New Roman" w:hAnsi="Consolas" w:cs="Times New Roman"/>
          <w:color w:val="BBBBBB"/>
          <w:sz w:val="21"/>
          <w:szCs w:val="21"/>
          <w:lang w:eastAsia="es-CL"/>
        </w:rPr>
        <w:t>.</w:t>
      </w:r>
      <w:r w:rsidRPr="00BA5A78">
        <w:rPr>
          <w:rFonts w:ascii="Consolas" w:eastAsia="Times New Roman" w:hAnsi="Consolas" w:cs="Times New Roman"/>
          <w:color w:val="36F9F6"/>
          <w:sz w:val="21"/>
          <w:szCs w:val="21"/>
          <w:lang w:eastAsia="es-CL"/>
        </w:rPr>
        <w:t>log</w:t>
      </w:r>
      <w:r w:rsidRPr="00BA5A78">
        <w:rPr>
          <w:rFonts w:ascii="Consolas" w:eastAsia="Times New Roman" w:hAnsi="Consolas" w:cs="Times New Roman"/>
          <w:color w:val="BBBBBB"/>
          <w:sz w:val="21"/>
          <w:szCs w:val="21"/>
          <w:lang w:eastAsia="es-CL"/>
        </w:rPr>
        <w:t>(</w:t>
      </w:r>
      <w:r w:rsidRPr="00BA5A78">
        <w:rPr>
          <w:rFonts w:ascii="Consolas" w:eastAsia="Times New Roman" w:hAnsi="Consolas" w:cs="Times New Roman"/>
          <w:color w:val="FF7EDB"/>
          <w:sz w:val="21"/>
          <w:szCs w:val="21"/>
          <w:lang w:eastAsia="es-CL"/>
        </w:rPr>
        <w:t>nombres</w:t>
      </w:r>
      <w:r w:rsidRPr="00BA5A78">
        <w:rPr>
          <w:rFonts w:ascii="Consolas" w:eastAsia="Times New Roman" w:hAnsi="Consolas" w:cs="Times New Roman"/>
          <w:color w:val="BBBBBB"/>
          <w:sz w:val="21"/>
          <w:szCs w:val="21"/>
          <w:lang w:eastAsia="es-CL"/>
        </w:rPr>
        <w:t>);</w:t>
      </w:r>
    </w:p>
    <w:p w14:paraId="053AB248" w14:textId="77777777" w:rsidR="00BA5A78" w:rsidRPr="00BA5A78" w:rsidRDefault="00BA5A78" w:rsidP="00BA5A78">
      <w:pPr>
        <w:shd w:val="clear" w:color="auto" w:fill="262335"/>
        <w:spacing w:after="0" w:line="285" w:lineRule="atLeast"/>
        <w:rPr>
          <w:rFonts w:ascii="Consolas" w:eastAsia="Times New Roman" w:hAnsi="Consolas" w:cs="Times New Roman"/>
          <w:color w:val="BBBBBB"/>
          <w:sz w:val="21"/>
          <w:szCs w:val="21"/>
          <w:lang w:eastAsia="es-CL"/>
        </w:rPr>
      </w:pPr>
      <w:r w:rsidRPr="00BA5A78">
        <w:rPr>
          <w:rFonts w:ascii="Consolas" w:eastAsia="Times New Roman" w:hAnsi="Consolas" w:cs="Times New Roman"/>
          <w:color w:val="BBBBBB"/>
          <w:sz w:val="21"/>
          <w:szCs w:val="21"/>
          <w:lang w:eastAsia="es-CL"/>
        </w:rPr>
        <w:t>    }</w:t>
      </w:r>
    </w:p>
    <w:p w14:paraId="37D62144" w14:textId="77777777" w:rsidR="00BA5A78" w:rsidRPr="00BA5A78" w:rsidRDefault="00BA5A78" w:rsidP="00BA5A78">
      <w:pPr>
        <w:shd w:val="clear" w:color="auto" w:fill="262335"/>
        <w:spacing w:after="0" w:line="285" w:lineRule="atLeast"/>
        <w:rPr>
          <w:rFonts w:ascii="Consolas" w:eastAsia="Times New Roman" w:hAnsi="Consolas" w:cs="Times New Roman"/>
          <w:color w:val="BBBBBB"/>
          <w:sz w:val="21"/>
          <w:szCs w:val="21"/>
          <w:lang w:eastAsia="es-CL"/>
        </w:rPr>
      </w:pPr>
      <w:r w:rsidRPr="00BA5A78">
        <w:rPr>
          <w:rFonts w:ascii="Consolas" w:eastAsia="Times New Roman" w:hAnsi="Consolas" w:cs="Times New Roman"/>
          <w:color w:val="BBBBBB"/>
          <w:sz w:val="21"/>
          <w:szCs w:val="21"/>
          <w:lang w:eastAsia="es-CL"/>
        </w:rPr>
        <w:t>);</w:t>
      </w:r>
    </w:p>
    <w:p w14:paraId="525CB6E0" w14:textId="62FECA39" w:rsidR="00C022AD" w:rsidRDefault="00BA5A78" w:rsidP="004D6DD9">
      <w:pPr>
        <w:rPr>
          <w:b/>
          <w:bCs/>
          <w:sz w:val="28"/>
          <w:szCs w:val="28"/>
        </w:rPr>
      </w:pPr>
      <w:r>
        <w:rPr>
          <w:b/>
          <w:bCs/>
          <w:sz w:val="28"/>
          <w:szCs w:val="28"/>
        </w:rPr>
        <w:br/>
      </w:r>
    </w:p>
    <w:p w14:paraId="6A3C0CB4" w14:textId="243417F1" w:rsidR="009E0840" w:rsidRPr="00F8200B" w:rsidRDefault="00F8200B" w:rsidP="004D6DD9">
      <w:pPr>
        <w:rPr>
          <w:b/>
          <w:bCs/>
          <w:sz w:val="32"/>
          <w:szCs w:val="32"/>
        </w:rPr>
      </w:pPr>
      <w:r w:rsidRPr="00F8200B">
        <w:rPr>
          <w:b/>
          <w:bCs/>
          <w:sz w:val="32"/>
          <w:szCs w:val="32"/>
        </w:rPr>
        <w:t>¿Qué son Promesas?</w:t>
      </w:r>
    </w:p>
    <w:p w14:paraId="3E2BAAE2" w14:textId="1E7F0801" w:rsidR="00F8200B" w:rsidRPr="00B752CB" w:rsidRDefault="00F8200B" w:rsidP="00F8200B">
      <w:pPr>
        <w:spacing w:after="0"/>
      </w:pPr>
      <w:r w:rsidRPr="00B752CB">
        <w:t>Las promesas son una forma de manejar la asincronía.</w:t>
      </w:r>
    </w:p>
    <w:p w14:paraId="2DD96CA1" w14:textId="01976821" w:rsidR="00C022AD" w:rsidRDefault="00F8200B" w:rsidP="00F8200B">
      <w:pPr>
        <w:spacing w:after="0"/>
      </w:pPr>
      <w:r w:rsidRPr="00B752CB">
        <w:t>Una promesa representa el resultado de una operación que aún no ha finalizado, pero que eventualmente producirá un resultado o un error.</w:t>
      </w:r>
    </w:p>
    <w:p w14:paraId="5F8F5C2C" w14:textId="77777777" w:rsidR="00F8200B" w:rsidRPr="00B752CB" w:rsidRDefault="00F8200B" w:rsidP="00F8200B">
      <w:pPr>
        <w:spacing w:after="0"/>
      </w:pPr>
    </w:p>
    <w:p w14:paraId="19CFF175" w14:textId="5E8F33DA" w:rsidR="00F8200B" w:rsidRPr="00B752CB" w:rsidRDefault="00F8200B" w:rsidP="00F8200B">
      <w:pPr>
        <w:spacing w:after="0"/>
      </w:pPr>
      <w:r w:rsidRPr="00B752CB">
        <w:t xml:space="preserve">Una promesa se crea usando la palabra clave new y la función constructora Promise. </w:t>
      </w:r>
    </w:p>
    <w:p w14:paraId="596ED771" w14:textId="3E4C637A" w:rsidR="00F8200B" w:rsidRPr="00B752CB" w:rsidRDefault="00F8200B" w:rsidP="00F8200B">
      <w:pPr>
        <w:spacing w:after="0"/>
      </w:pPr>
      <w:r>
        <w:rPr>
          <w:sz w:val="20"/>
          <w:szCs w:val="20"/>
        </w:rPr>
        <w:br/>
      </w:r>
      <w:r w:rsidRPr="00B752CB">
        <w:t xml:space="preserve">La función constructora recibe como argumento una función que acepta dos callbacks, resolve y reject. </w:t>
      </w:r>
    </w:p>
    <w:p w14:paraId="558C7DD8" w14:textId="75FAB512" w:rsidR="00F8200B" w:rsidRPr="00B752CB" w:rsidRDefault="00F8200B" w:rsidP="00F8200B">
      <w:pPr>
        <w:spacing w:after="0"/>
      </w:pPr>
      <w:r w:rsidRPr="00B752CB">
        <w:t>La función que se pasa a la promesa debe realizar la operación asíncrona y, una vez terminada, llamar a resolve si todo fue bien o a reject si ocurrió algún error.</w:t>
      </w:r>
    </w:p>
    <w:p w14:paraId="2E015E63" w14:textId="058ED6B5" w:rsidR="00B752CB" w:rsidRDefault="00B752CB" w:rsidP="00F8200B">
      <w:pPr>
        <w:spacing w:after="0"/>
        <w:rPr>
          <w:sz w:val="20"/>
          <w:szCs w:val="20"/>
        </w:rPr>
      </w:pPr>
    </w:p>
    <w:p w14:paraId="17E0CB4E" w14:textId="77777777" w:rsidR="00B752CB" w:rsidRPr="00B752CB" w:rsidRDefault="00B752CB" w:rsidP="00B752CB">
      <w:pPr>
        <w:shd w:val="clear" w:color="auto" w:fill="262335"/>
        <w:spacing w:after="0" w:line="285" w:lineRule="atLeast"/>
        <w:rPr>
          <w:rFonts w:ascii="Consolas" w:eastAsia="Times New Roman" w:hAnsi="Consolas" w:cs="Times New Roman"/>
          <w:color w:val="BBBBBB"/>
          <w:sz w:val="21"/>
          <w:szCs w:val="21"/>
          <w:lang w:eastAsia="es-CL"/>
        </w:rPr>
      </w:pPr>
      <w:r w:rsidRPr="00B752CB">
        <w:rPr>
          <w:rFonts w:ascii="Consolas" w:eastAsia="Times New Roman" w:hAnsi="Consolas" w:cs="Times New Roman"/>
          <w:color w:val="FEDE5D"/>
          <w:sz w:val="21"/>
          <w:szCs w:val="21"/>
          <w:lang w:eastAsia="es-CL"/>
        </w:rPr>
        <w:t>const</w:t>
      </w:r>
      <w:r w:rsidRPr="00B752CB">
        <w:rPr>
          <w:rFonts w:ascii="Consolas" w:eastAsia="Times New Roman" w:hAnsi="Consolas" w:cs="Times New Roman"/>
          <w:color w:val="BBBBBB"/>
          <w:sz w:val="21"/>
          <w:szCs w:val="21"/>
          <w:lang w:eastAsia="es-CL"/>
        </w:rPr>
        <w:t xml:space="preserve"> </w:t>
      </w:r>
      <w:proofErr w:type="spellStart"/>
      <w:r w:rsidRPr="00B752CB">
        <w:rPr>
          <w:rFonts w:ascii="Consolas" w:eastAsia="Times New Roman" w:hAnsi="Consolas" w:cs="Times New Roman"/>
          <w:color w:val="FF7EDB"/>
          <w:sz w:val="21"/>
          <w:szCs w:val="21"/>
          <w:lang w:eastAsia="es-CL"/>
        </w:rPr>
        <w:t>miPromesa</w:t>
      </w:r>
      <w:proofErr w:type="spellEnd"/>
      <w:r w:rsidRPr="00B752CB">
        <w:rPr>
          <w:rFonts w:ascii="Consolas" w:eastAsia="Times New Roman" w:hAnsi="Consolas" w:cs="Times New Roman"/>
          <w:color w:val="BBBBBB"/>
          <w:sz w:val="21"/>
          <w:szCs w:val="21"/>
          <w:lang w:eastAsia="es-CL"/>
        </w:rPr>
        <w:t xml:space="preserve"> </w:t>
      </w:r>
      <w:proofErr w:type="gramStart"/>
      <w:r w:rsidRPr="00B752CB">
        <w:rPr>
          <w:rFonts w:ascii="Consolas" w:eastAsia="Times New Roman" w:hAnsi="Consolas" w:cs="Times New Roman"/>
          <w:color w:val="FFFFFF"/>
          <w:sz w:val="21"/>
          <w:szCs w:val="21"/>
          <w:lang w:eastAsia="es-CL"/>
        </w:rPr>
        <w:t>=</w:t>
      </w:r>
      <w:r w:rsidRPr="00B752CB">
        <w:rPr>
          <w:rFonts w:ascii="Consolas" w:eastAsia="Times New Roman" w:hAnsi="Consolas" w:cs="Times New Roman"/>
          <w:color w:val="BBBBBB"/>
          <w:sz w:val="21"/>
          <w:szCs w:val="21"/>
          <w:lang w:eastAsia="es-CL"/>
        </w:rPr>
        <w:t xml:space="preserve">  </w:t>
      </w:r>
      <w:r w:rsidRPr="00B752CB">
        <w:rPr>
          <w:rFonts w:ascii="Consolas" w:eastAsia="Times New Roman" w:hAnsi="Consolas" w:cs="Times New Roman"/>
          <w:color w:val="FEDE5D"/>
          <w:sz w:val="21"/>
          <w:szCs w:val="21"/>
          <w:lang w:eastAsia="es-CL"/>
        </w:rPr>
        <w:t>new</w:t>
      </w:r>
      <w:proofErr w:type="gramEnd"/>
      <w:r w:rsidRPr="00B752CB">
        <w:rPr>
          <w:rFonts w:ascii="Consolas" w:eastAsia="Times New Roman" w:hAnsi="Consolas" w:cs="Times New Roman"/>
          <w:color w:val="BBBBBB"/>
          <w:sz w:val="21"/>
          <w:szCs w:val="21"/>
          <w:lang w:eastAsia="es-CL"/>
        </w:rPr>
        <w:t xml:space="preserve"> </w:t>
      </w:r>
      <w:r w:rsidRPr="00B752CB">
        <w:rPr>
          <w:rFonts w:ascii="Consolas" w:eastAsia="Times New Roman" w:hAnsi="Consolas" w:cs="Times New Roman"/>
          <w:color w:val="FE4450"/>
          <w:sz w:val="21"/>
          <w:szCs w:val="21"/>
          <w:lang w:eastAsia="es-CL"/>
        </w:rPr>
        <w:t>Promise</w:t>
      </w:r>
      <w:r w:rsidRPr="00B752CB">
        <w:rPr>
          <w:rFonts w:ascii="Consolas" w:eastAsia="Times New Roman" w:hAnsi="Consolas" w:cs="Times New Roman"/>
          <w:color w:val="BBBBBB"/>
          <w:sz w:val="21"/>
          <w:szCs w:val="21"/>
          <w:lang w:eastAsia="es-CL"/>
        </w:rPr>
        <w:t>( (</w:t>
      </w:r>
      <w:proofErr w:type="spellStart"/>
      <w:r w:rsidRPr="00B752CB">
        <w:rPr>
          <w:rFonts w:ascii="Consolas" w:eastAsia="Times New Roman" w:hAnsi="Consolas" w:cs="Times New Roman"/>
          <w:i/>
          <w:iCs/>
          <w:color w:val="36F9F6"/>
          <w:sz w:val="21"/>
          <w:szCs w:val="21"/>
          <w:lang w:eastAsia="es-CL"/>
        </w:rPr>
        <w:t>resolve</w:t>
      </w:r>
      <w:r w:rsidRPr="00B752CB">
        <w:rPr>
          <w:rFonts w:ascii="Consolas" w:eastAsia="Times New Roman" w:hAnsi="Consolas" w:cs="Times New Roman"/>
          <w:color w:val="BBBBBB"/>
          <w:sz w:val="21"/>
          <w:szCs w:val="21"/>
          <w:lang w:eastAsia="es-CL"/>
        </w:rPr>
        <w:t>,</w:t>
      </w:r>
      <w:r w:rsidRPr="00B752CB">
        <w:rPr>
          <w:rFonts w:ascii="Consolas" w:eastAsia="Times New Roman" w:hAnsi="Consolas" w:cs="Times New Roman"/>
          <w:i/>
          <w:iCs/>
          <w:color w:val="36F9F6"/>
          <w:sz w:val="21"/>
          <w:szCs w:val="21"/>
          <w:lang w:eastAsia="es-CL"/>
        </w:rPr>
        <w:t>reject</w:t>
      </w:r>
      <w:proofErr w:type="spellEnd"/>
      <w:r w:rsidRPr="00B752CB">
        <w:rPr>
          <w:rFonts w:ascii="Consolas" w:eastAsia="Times New Roman" w:hAnsi="Consolas" w:cs="Times New Roman"/>
          <w:color w:val="BBBBBB"/>
          <w:sz w:val="21"/>
          <w:szCs w:val="21"/>
          <w:lang w:eastAsia="es-CL"/>
        </w:rPr>
        <w:t>)</w:t>
      </w:r>
      <w:r w:rsidRPr="00B752CB">
        <w:rPr>
          <w:rFonts w:ascii="Consolas" w:eastAsia="Times New Roman" w:hAnsi="Consolas" w:cs="Times New Roman"/>
          <w:color w:val="FEDE5D"/>
          <w:sz w:val="21"/>
          <w:szCs w:val="21"/>
          <w:lang w:eastAsia="es-CL"/>
        </w:rPr>
        <w:t>=&gt;</w:t>
      </w:r>
      <w:r w:rsidRPr="00B752CB">
        <w:rPr>
          <w:rFonts w:ascii="Consolas" w:eastAsia="Times New Roman" w:hAnsi="Consolas" w:cs="Times New Roman"/>
          <w:color w:val="BBBBBB"/>
          <w:sz w:val="21"/>
          <w:szCs w:val="21"/>
          <w:lang w:eastAsia="es-CL"/>
        </w:rPr>
        <w:t xml:space="preserve"> { </w:t>
      </w:r>
      <w:r w:rsidRPr="00B752CB">
        <w:rPr>
          <w:rFonts w:ascii="Consolas" w:eastAsia="Times New Roman" w:hAnsi="Consolas" w:cs="Times New Roman"/>
          <w:color w:val="FEDE5D"/>
          <w:sz w:val="21"/>
          <w:szCs w:val="21"/>
          <w:lang w:eastAsia="es-CL"/>
        </w:rPr>
        <w:t>...</w:t>
      </w:r>
      <w:r w:rsidRPr="00B752CB">
        <w:rPr>
          <w:rFonts w:ascii="Consolas" w:eastAsia="Times New Roman" w:hAnsi="Consolas" w:cs="Times New Roman"/>
          <w:color w:val="BBBBBB"/>
          <w:sz w:val="21"/>
          <w:szCs w:val="21"/>
          <w:lang w:eastAsia="es-CL"/>
        </w:rPr>
        <w:t xml:space="preserve"> });</w:t>
      </w:r>
    </w:p>
    <w:p w14:paraId="09C4B7A4" w14:textId="77777777" w:rsidR="00F8200B" w:rsidRPr="00F8200B" w:rsidRDefault="00F8200B" w:rsidP="00F8200B">
      <w:pPr>
        <w:spacing w:after="0"/>
        <w:rPr>
          <w:sz w:val="20"/>
          <w:szCs w:val="20"/>
        </w:rPr>
      </w:pPr>
    </w:p>
    <w:p w14:paraId="6F36CA51" w14:textId="7285B131" w:rsidR="00F8200B" w:rsidRPr="00B752CB" w:rsidRDefault="00F8200B" w:rsidP="00F8200B">
      <w:pPr>
        <w:spacing w:after="0"/>
      </w:pPr>
      <w:r w:rsidRPr="00B752CB">
        <w:t xml:space="preserve">Una vez creada la promesa, se pueden suscribir a ella para </w:t>
      </w:r>
      <w:r w:rsidR="00BA5A78" w:rsidRPr="00B752CB">
        <w:t xml:space="preserve">los </w:t>
      </w:r>
      <w:proofErr w:type="gramStart"/>
      <w:r w:rsidR="00BA5A78" w:rsidRPr="00B752CB">
        <w:t>métodos .</w:t>
      </w:r>
      <w:proofErr w:type="spellStart"/>
      <w:r w:rsidR="00BA5A78" w:rsidRPr="00B752CB">
        <w:t>then</w:t>
      </w:r>
      <w:proofErr w:type="spellEnd"/>
      <w:proofErr w:type="gramEnd"/>
      <w:r w:rsidR="00BA5A78" w:rsidRPr="00B752CB">
        <w:t xml:space="preserve"> y .catch. </w:t>
      </w:r>
      <w:r w:rsidR="00BA5A78">
        <w:t xml:space="preserve">para </w:t>
      </w:r>
      <w:r w:rsidRPr="00B752CB">
        <w:t>recibir su resultado o su error</w:t>
      </w:r>
      <w:r w:rsidR="00BA5A78">
        <w:t>.</w:t>
      </w:r>
      <w:r w:rsidRPr="00B752CB">
        <w:t xml:space="preserve"> </w:t>
      </w:r>
    </w:p>
    <w:p w14:paraId="23FC7692" w14:textId="77777777" w:rsidR="00F8200B" w:rsidRPr="00B752CB" w:rsidRDefault="00F8200B" w:rsidP="00F8200B">
      <w:pPr>
        <w:spacing w:after="0"/>
      </w:pPr>
      <w:r w:rsidRPr="00B752CB">
        <w:t xml:space="preserve">    </w:t>
      </w:r>
    </w:p>
    <w:p w14:paraId="47D67AC5" w14:textId="1D59B3AF" w:rsidR="00F8200B" w:rsidRPr="00B752CB" w:rsidRDefault="00F8200B" w:rsidP="00B752CB">
      <w:pPr>
        <w:pStyle w:val="Prrafodelista"/>
        <w:numPr>
          <w:ilvl w:val="0"/>
          <w:numId w:val="20"/>
        </w:numPr>
        <w:spacing w:after="0"/>
      </w:pPr>
      <w:proofErr w:type="gramStart"/>
      <w:r w:rsidRPr="0040607C">
        <w:rPr>
          <w:b/>
          <w:bCs/>
        </w:rPr>
        <w:lastRenderedPageBreak/>
        <w:t>.</w:t>
      </w:r>
      <w:proofErr w:type="spellStart"/>
      <w:r w:rsidRPr="0040607C">
        <w:rPr>
          <w:b/>
          <w:bCs/>
        </w:rPr>
        <w:t>then</w:t>
      </w:r>
      <w:proofErr w:type="spellEnd"/>
      <w:proofErr w:type="gramEnd"/>
      <w:r w:rsidR="00B752CB">
        <w:t xml:space="preserve"> :  Es un método que </w:t>
      </w:r>
      <w:r w:rsidRPr="00B752CB">
        <w:t xml:space="preserve">recibe como argumento una función que será llamada cuando la promesa se resuelva (es decir, cuando se llame a resolve) y se le pasará como argumento el resultado de la operación asíncrona. </w:t>
      </w:r>
    </w:p>
    <w:p w14:paraId="0A30B561" w14:textId="3332B99E" w:rsidR="00F8200B" w:rsidRPr="00B752CB" w:rsidRDefault="00F8200B" w:rsidP="00B752CB">
      <w:pPr>
        <w:spacing w:after="0"/>
        <w:ind w:firstLine="200"/>
      </w:pPr>
    </w:p>
    <w:p w14:paraId="02358BBD" w14:textId="2F3C98BF" w:rsidR="00F8200B" w:rsidRPr="00B752CB" w:rsidRDefault="00F8200B" w:rsidP="00B752CB">
      <w:pPr>
        <w:pStyle w:val="Prrafodelista"/>
        <w:numPr>
          <w:ilvl w:val="0"/>
          <w:numId w:val="20"/>
        </w:numPr>
        <w:spacing w:after="0"/>
      </w:pPr>
      <w:proofErr w:type="gramStart"/>
      <w:r w:rsidRPr="0040607C">
        <w:rPr>
          <w:b/>
          <w:bCs/>
        </w:rPr>
        <w:t>.catch</w:t>
      </w:r>
      <w:proofErr w:type="gramEnd"/>
      <w:r w:rsidRPr="00B752CB">
        <w:t xml:space="preserve"> </w:t>
      </w:r>
      <w:r w:rsidR="00B752CB">
        <w:t xml:space="preserve">: Es un método que </w:t>
      </w:r>
      <w:r w:rsidRPr="00B752CB">
        <w:t>recibe como argumento una función que será llamada cuando la promesa sea rechazada (es decir, cuando se llame a reject) y se le pasará como argumento el error producido.</w:t>
      </w:r>
    </w:p>
    <w:p w14:paraId="5996D7BC" w14:textId="3AA905E5" w:rsidR="00F8200B" w:rsidRDefault="00BA5A78" w:rsidP="008B056D">
      <w:pPr>
        <w:spacing w:after="0"/>
      </w:pPr>
      <w:r>
        <w:br/>
      </w:r>
      <w:r w:rsidR="00F8200B" w:rsidRPr="00B752CB">
        <w:t>En resumen, las promesas permiten manejar de forma sencilla la asincronía, permitiendo encadenar operaciones y controlar los errores de manera eficiente.</w:t>
      </w:r>
    </w:p>
    <w:p w14:paraId="01540699" w14:textId="0F8DDE59" w:rsidR="00487FAD" w:rsidRDefault="00487FAD" w:rsidP="008B056D">
      <w:pPr>
        <w:spacing w:after="0"/>
      </w:pPr>
    </w:p>
    <w:p w14:paraId="5097A9BD" w14:textId="50422DA2" w:rsidR="00487FAD" w:rsidRDefault="00487FAD" w:rsidP="008B056D">
      <w:pPr>
        <w:spacing w:after="0"/>
        <w:rPr>
          <w:b/>
          <w:bCs/>
          <w:sz w:val="32"/>
          <w:szCs w:val="32"/>
        </w:rPr>
      </w:pPr>
      <w:r>
        <w:rPr>
          <w:b/>
          <w:bCs/>
          <w:sz w:val="32"/>
          <w:szCs w:val="32"/>
        </w:rPr>
        <w:t>¿Qué es JSON?</w:t>
      </w:r>
    </w:p>
    <w:p w14:paraId="15DD7CC4" w14:textId="6D0827AB" w:rsidR="00487FAD" w:rsidRDefault="00487FAD" w:rsidP="008B056D">
      <w:pPr>
        <w:spacing w:after="0"/>
      </w:pPr>
    </w:p>
    <w:p w14:paraId="2594E664" w14:textId="77777777" w:rsidR="004C5D96" w:rsidRDefault="00487FAD" w:rsidP="008B056D">
      <w:pPr>
        <w:spacing w:after="0"/>
      </w:pPr>
      <w:r>
        <w:t>E</w:t>
      </w:r>
      <w:r w:rsidRPr="00487FAD">
        <w:t>s un formato de intercambio de datos que permite a los programas compartir información en un formato estructurado</w:t>
      </w:r>
      <w:r>
        <w:t>, amigable</w:t>
      </w:r>
      <w:r w:rsidRPr="00487FAD">
        <w:t xml:space="preserve"> y legible. </w:t>
      </w:r>
      <w:r>
        <w:br/>
      </w:r>
    </w:p>
    <w:p w14:paraId="1A6C5E0A" w14:textId="52317E94" w:rsidR="004C5D96" w:rsidRDefault="00487FAD" w:rsidP="008B056D">
      <w:pPr>
        <w:spacing w:after="0"/>
      </w:pPr>
      <w:r w:rsidRPr="00487FAD">
        <w:t>Es</w:t>
      </w:r>
      <w:r>
        <w:t>te</w:t>
      </w:r>
      <w:r w:rsidRPr="00487FAD">
        <w:t xml:space="preserve"> formato</w:t>
      </w:r>
      <w:r>
        <w:t xml:space="preserve"> es</w:t>
      </w:r>
      <w:r w:rsidRPr="00487FAD">
        <w:t xml:space="preserve"> ligero</w:t>
      </w:r>
      <w:r w:rsidR="004C5D96">
        <w:t>,</w:t>
      </w:r>
      <w:r w:rsidRPr="00487FAD">
        <w:t xml:space="preserve"> fácil de usar</w:t>
      </w:r>
      <w:r w:rsidR="004C5D96">
        <w:t xml:space="preserve"> y s</w:t>
      </w:r>
      <w:r w:rsidR="004C5D96" w:rsidRPr="004C5D96">
        <w:t xml:space="preserve">e puede </w:t>
      </w:r>
      <w:r w:rsidR="004C5D96">
        <w:t>manejar</w:t>
      </w:r>
      <w:r w:rsidR="004C5D96" w:rsidRPr="004C5D96">
        <w:t xml:space="preserve"> en muchos lenguajes de</w:t>
      </w:r>
      <w:r w:rsidR="004C5D96">
        <w:t xml:space="preserve"> programación.</w:t>
      </w:r>
    </w:p>
    <w:p w14:paraId="4D6DD55A" w14:textId="77777777" w:rsidR="004C5D96" w:rsidRDefault="004C5D96" w:rsidP="008B056D">
      <w:pPr>
        <w:spacing w:after="0"/>
      </w:pPr>
      <w:r>
        <w:t>L</w:t>
      </w:r>
      <w:r w:rsidRPr="004C5D96">
        <w:t>as bibliotecas y las herramientas de muchos de estos lenguajes pueden leer y escribir fácilmente archivos JSON. Esto significa que, si tienes una aplicación en un lenguaje que genera datos en formato JSON, puedes enviarlos a otra aplicación en un lenguaje diferente y usar esos mismos datos sin tener que realizar cambios significativos en la estructura de los datos.</w:t>
      </w:r>
    </w:p>
    <w:p w14:paraId="671E929B" w14:textId="4319BCD3" w:rsidR="004C5D96" w:rsidRPr="00487FAD" w:rsidRDefault="004C5D96" w:rsidP="008B056D">
      <w:pPr>
        <w:spacing w:after="0"/>
      </w:pPr>
      <w:r w:rsidRPr="004C5D96">
        <w:t>Esto lo hace muy útil para el intercambio de datos entre aplicaciones y servicios.</w:t>
      </w:r>
    </w:p>
    <w:p w14:paraId="30EF2DC7" w14:textId="62BC0462" w:rsidR="00487FAD" w:rsidRDefault="00487FAD" w:rsidP="008B056D">
      <w:pPr>
        <w:spacing w:after="0"/>
      </w:pPr>
    </w:p>
    <w:p w14:paraId="4DF3DC2C" w14:textId="77777777" w:rsidR="006709BA" w:rsidRDefault="004C5D96" w:rsidP="008B056D">
      <w:pPr>
        <w:spacing w:after="0"/>
      </w:pPr>
      <w:r>
        <w:t>¿Como luce un documento JSON?</w:t>
      </w:r>
    </w:p>
    <w:p w14:paraId="62011351" w14:textId="1AECAE60" w:rsidR="00487FAD" w:rsidRDefault="006709BA" w:rsidP="008B056D">
      <w:pPr>
        <w:spacing w:after="0"/>
      </w:pPr>
      <w:r>
        <w:t xml:space="preserve">Su estructura es bastante similar a la de los objetos, sin embargo, las </w:t>
      </w:r>
      <w:proofErr w:type="spellStart"/>
      <w:r>
        <w:t>keys</w:t>
      </w:r>
      <w:proofErr w:type="spellEnd"/>
      <w:r>
        <w:t xml:space="preserve"> siempre deben llevar comillas</w:t>
      </w:r>
      <w:r w:rsidR="004C5D96">
        <w:t>:</w:t>
      </w:r>
    </w:p>
    <w:p w14:paraId="1857BFAC" w14:textId="7960F203" w:rsidR="00487FAD" w:rsidRDefault="00487FAD" w:rsidP="008B056D">
      <w:pPr>
        <w:spacing w:after="0"/>
      </w:pPr>
    </w:p>
    <w:p w14:paraId="01A36CF4" w14:textId="77777777" w:rsidR="00487FAD" w:rsidRPr="00487FAD" w:rsidRDefault="00487FAD" w:rsidP="00487FAD">
      <w:pPr>
        <w:shd w:val="clear" w:color="auto" w:fill="262335"/>
        <w:spacing w:after="0" w:line="285" w:lineRule="atLeast"/>
        <w:rPr>
          <w:rFonts w:ascii="Consolas" w:eastAsia="Times New Roman" w:hAnsi="Consolas" w:cs="Times New Roman"/>
          <w:color w:val="BBBBBB"/>
          <w:sz w:val="21"/>
          <w:szCs w:val="21"/>
          <w:lang w:eastAsia="es-CL"/>
        </w:rPr>
      </w:pPr>
      <w:r w:rsidRPr="00487FAD">
        <w:rPr>
          <w:rFonts w:ascii="Consolas" w:eastAsia="Times New Roman" w:hAnsi="Consolas" w:cs="Times New Roman"/>
          <w:color w:val="FFFFFF"/>
          <w:sz w:val="21"/>
          <w:szCs w:val="21"/>
          <w:lang w:eastAsia="es-CL"/>
        </w:rPr>
        <w:t>{</w:t>
      </w:r>
    </w:p>
    <w:p w14:paraId="75976E81" w14:textId="761F5D37" w:rsidR="00487FAD" w:rsidRPr="00487FAD" w:rsidRDefault="00487FAD" w:rsidP="00487FAD">
      <w:pPr>
        <w:shd w:val="clear" w:color="auto" w:fill="262335"/>
        <w:spacing w:after="0" w:line="285" w:lineRule="atLeast"/>
        <w:rPr>
          <w:rFonts w:ascii="Consolas" w:eastAsia="Times New Roman" w:hAnsi="Consolas" w:cs="Times New Roman"/>
          <w:color w:val="BBBBBB"/>
          <w:sz w:val="21"/>
          <w:szCs w:val="21"/>
          <w:lang w:eastAsia="es-CL"/>
        </w:rPr>
      </w:pPr>
      <w:r w:rsidRPr="00487FAD">
        <w:rPr>
          <w:rFonts w:ascii="Consolas" w:eastAsia="Times New Roman" w:hAnsi="Consolas" w:cs="Times New Roman"/>
          <w:color w:val="FFFFFF"/>
          <w:sz w:val="21"/>
          <w:szCs w:val="21"/>
          <w:lang w:eastAsia="es-CL"/>
        </w:rPr>
        <w:t xml:space="preserve">    </w:t>
      </w:r>
      <w:r w:rsidRPr="00487FAD">
        <w:rPr>
          <w:rFonts w:ascii="Consolas" w:eastAsia="Times New Roman" w:hAnsi="Consolas" w:cs="Times New Roman"/>
          <w:color w:val="FF8B39"/>
          <w:sz w:val="21"/>
          <w:szCs w:val="21"/>
          <w:lang w:eastAsia="es-CL"/>
        </w:rPr>
        <w:t>"n</w:t>
      </w:r>
      <w:r>
        <w:rPr>
          <w:rFonts w:ascii="Consolas" w:eastAsia="Times New Roman" w:hAnsi="Consolas" w:cs="Times New Roman"/>
          <w:color w:val="FF8B39"/>
          <w:sz w:val="21"/>
          <w:szCs w:val="21"/>
          <w:lang w:eastAsia="es-CL"/>
        </w:rPr>
        <w:t>ombre</w:t>
      </w:r>
      <w:r w:rsidRPr="00487FAD">
        <w:rPr>
          <w:rFonts w:ascii="Consolas" w:eastAsia="Times New Roman" w:hAnsi="Consolas" w:cs="Times New Roman"/>
          <w:color w:val="FF8B39"/>
          <w:sz w:val="21"/>
          <w:szCs w:val="21"/>
          <w:lang w:eastAsia="es-CL"/>
        </w:rPr>
        <w:t>"</w:t>
      </w:r>
      <w:r w:rsidRPr="00487FAD">
        <w:rPr>
          <w:rFonts w:ascii="Consolas" w:eastAsia="Times New Roman" w:hAnsi="Consolas" w:cs="Times New Roman"/>
          <w:color w:val="FFFFFF"/>
          <w:sz w:val="21"/>
          <w:szCs w:val="21"/>
          <w:lang w:eastAsia="es-CL"/>
        </w:rPr>
        <w:t xml:space="preserve">: </w:t>
      </w:r>
      <w:r w:rsidRPr="00487FAD">
        <w:rPr>
          <w:rFonts w:ascii="Consolas" w:eastAsia="Times New Roman" w:hAnsi="Consolas" w:cs="Times New Roman"/>
          <w:color w:val="FF8B39"/>
          <w:sz w:val="21"/>
          <w:szCs w:val="21"/>
          <w:lang w:eastAsia="es-CL"/>
        </w:rPr>
        <w:t xml:space="preserve">"John </w:t>
      </w:r>
      <w:r>
        <w:rPr>
          <w:rFonts w:ascii="Consolas" w:eastAsia="Times New Roman" w:hAnsi="Consolas" w:cs="Times New Roman"/>
          <w:color w:val="FF8B39"/>
          <w:sz w:val="21"/>
          <w:szCs w:val="21"/>
          <w:lang w:eastAsia="es-CL"/>
        </w:rPr>
        <w:t>Smith</w:t>
      </w:r>
      <w:r w:rsidRPr="00487FAD">
        <w:rPr>
          <w:rFonts w:ascii="Consolas" w:eastAsia="Times New Roman" w:hAnsi="Consolas" w:cs="Times New Roman"/>
          <w:color w:val="FF8B39"/>
          <w:sz w:val="21"/>
          <w:szCs w:val="21"/>
          <w:lang w:eastAsia="es-CL"/>
        </w:rPr>
        <w:t>"</w:t>
      </w:r>
      <w:r w:rsidRPr="00487FAD">
        <w:rPr>
          <w:rFonts w:ascii="Consolas" w:eastAsia="Times New Roman" w:hAnsi="Consolas" w:cs="Times New Roman"/>
          <w:color w:val="FFFFFF"/>
          <w:sz w:val="21"/>
          <w:szCs w:val="21"/>
          <w:lang w:eastAsia="es-CL"/>
        </w:rPr>
        <w:t>,</w:t>
      </w:r>
    </w:p>
    <w:p w14:paraId="4D774EF6" w14:textId="73221987" w:rsidR="00487FAD" w:rsidRPr="00487FAD" w:rsidRDefault="00487FAD" w:rsidP="00487FAD">
      <w:pPr>
        <w:shd w:val="clear" w:color="auto" w:fill="262335"/>
        <w:spacing w:after="0" w:line="285" w:lineRule="atLeast"/>
        <w:rPr>
          <w:rFonts w:ascii="Consolas" w:eastAsia="Times New Roman" w:hAnsi="Consolas" w:cs="Times New Roman"/>
          <w:color w:val="BBBBBB"/>
          <w:sz w:val="21"/>
          <w:szCs w:val="21"/>
          <w:lang w:eastAsia="es-CL"/>
        </w:rPr>
      </w:pPr>
      <w:r w:rsidRPr="00487FAD">
        <w:rPr>
          <w:rFonts w:ascii="Consolas" w:eastAsia="Times New Roman" w:hAnsi="Consolas" w:cs="Times New Roman"/>
          <w:color w:val="FFFFFF"/>
          <w:sz w:val="21"/>
          <w:szCs w:val="21"/>
          <w:lang w:eastAsia="es-CL"/>
        </w:rPr>
        <w:t xml:space="preserve">    </w:t>
      </w:r>
      <w:r w:rsidRPr="00487FAD">
        <w:rPr>
          <w:rFonts w:ascii="Consolas" w:eastAsia="Times New Roman" w:hAnsi="Consolas" w:cs="Times New Roman"/>
          <w:color w:val="FF8B39"/>
          <w:sz w:val="21"/>
          <w:szCs w:val="21"/>
          <w:lang w:eastAsia="es-CL"/>
        </w:rPr>
        <w:t>"</w:t>
      </w:r>
      <w:r>
        <w:rPr>
          <w:rFonts w:ascii="Consolas" w:eastAsia="Times New Roman" w:hAnsi="Consolas" w:cs="Times New Roman"/>
          <w:color w:val="FF8B39"/>
          <w:sz w:val="21"/>
          <w:szCs w:val="21"/>
          <w:lang w:eastAsia="es-CL"/>
        </w:rPr>
        <w:t>edad</w:t>
      </w:r>
      <w:r w:rsidRPr="00487FAD">
        <w:rPr>
          <w:rFonts w:ascii="Consolas" w:eastAsia="Times New Roman" w:hAnsi="Consolas" w:cs="Times New Roman"/>
          <w:color w:val="FF8B39"/>
          <w:sz w:val="21"/>
          <w:szCs w:val="21"/>
          <w:lang w:eastAsia="es-CL"/>
        </w:rPr>
        <w:t>"</w:t>
      </w:r>
      <w:r w:rsidRPr="00487FAD">
        <w:rPr>
          <w:rFonts w:ascii="Consolas" w:eastAsia="Times New Roman" w:hAnsi="Consolas" w:cs="Times New Roman"/>
          <w:color w:val="FFFFFF"/>
          <w:sz w:val="21"/>
          <w:szCs w:val="21"/>
          <w:lang w:eastAsia="es-CL"/>
        </w:rPr>
        <w:t xml:space="preserve">: </w:t>
      </w:r>
      <w:r w:rsidRPr="00487FAD">
        <w:rPr>
          <w:rFonts w:ascii="Consolas" w:eastAsia="Times New Roman" w:hAnsi="Consolas" w:cs="Times New Roman"/>
          <w:color w:val="2EE2FA"/>
          <w:sz w:val="21"/>
          <w:szCs w:val="21"/>
          <w:lang w:eastAsia="es-CL"/>
        </w:rPr>
        <w:t>32</w:t>
      </w:r>
      <w:r w:rsidRPr="00487FAD">
        <w:rPr>
          <w:rFonts w:ascii="Consolas" w:eastAsia="Times New Roman" w:hAnsi="Consolas" w:cs="Times New Roman"/>
          <w:color w:val="FFFFFF"/>
          <w:sz w:val="21"/>
          <w:szCs w:val="21"/>
          <w:lang w:eastAsia="es-CL"/>
        </w:rPr>
        <w:t>,</w:t>
      </w:r>
    </w:p>
    <w:p w14:paraId="751D21BC" w14:textId="3BF02238" w:rsidR="00487FAD" w:rsidRPr="00487FAD" w:rsidRDefault="00487FAD" w:rsidP="00487FAD">
      <w:pPr>
        <w:shd w:val="clear" w:color="auto" w:fill="262335"/>
        <w:spacing w:after="0" w:line="285" w:lineRule="atLeast"/>
        <w:rPr>
          <w:rFonts w:ascii="Consolas" w:eastAsia="Times New Roman" w:hAnsi="Consolas" w:cs="Times New Roman"/>
          <w:color w:val="BBBBBB"/>
          <w:sz w:val="21"/>
          <w:szCs w:val="21"/>
          <w:lang w:eastAsia="es-CL"/>
        </w:rPr>
      </w:pPr>
      <w:r w:rsidRPr="00487FAD">
        <w:rPr>
          <w:rFonts w:ascii="Consolas" w:eastAsia="Times New Roman" w:hAnsi="Consolas" w:cs="Times New Roman"/>
          <w:color w:val="FFFFFF"/>
          <w:sz w:val="21"/>
          <w:szCs w:val="21"/>
          <w:lang w:eastAsia="es-CL"/>
        </w:rPr>
        <w:t xml:space="preserve">    </w:t>
      </w:r>
      <w:r w:rsidRPr="00487FAD">
        <w:rPr>
          <w:rFonts w:ascii="Consolas" w:eastAsia="Times New Roman" w:hAnsi="Consolas" w:cs="Times New Roman"/>
          <w:color w:val="FF8B39"/>
          <w:sz w:val="21"/>
          <w:szCs w:val="21"/>
          <w:lang w:eastAsia="es-CL"/>
        </w:rPr>
        <w:t>"</w:t>
      </w:r>
      <w:proofErr w:type="spellStart"/>
      <w:r>
        <w:rPr>
          <w:rFonts w:ascii="Consolas" w:eastAsia="Times New Roman" w:hAnsi="Consolas" w:cs="Times New Roman"/>
          <w:color w:val="FF8B39"/>
          <w:sz w:val="21"/>
          <w:szCs w:val="21"/>
          <w:lang w:eastAsia="es-CL"/>
        </w:rPr>
        <w:t>direccion</w:t>
      </w:r>
      <w:proofErr w:type="spellEnd"/>
      <w:r w:rsidRPr="00487FAD">
        <w:rPr>
          <w:rFonts w:ascii="Consolas" w:eastAsia="Times New Roman" w:hAnsi="Consolas" w:cs="Times New Roman"/>
          <w:color w:val="FF8B39"/>
          <w:sz w:val="21"/>
          <w:szCs w:val="21"/>
          <w:lang w:eastAsia="es-CL"/>
        </w:rPr>
        <w:t>"</w:t>
      </w:r>
      <w:r w:rsidRPr="00487FAD">
        <w:rPr>
          <w:rFonts w:ascii="Consolas" w:eastAsia="Times New Roman" w:hAnsi="Consolas" w:cs="Times New Roman"/>
          <w:color w:val="FFFFFF"/>
          <w:sz w:val="21"/>
          <w:szCs w:val="21"/>
          <w:lang w:eastAsia="es-CL"/>
        </w:rPr>
        <w:t>: {</w:t>
      </w:r>
    </w:p>
    <w:p w14:paraId="79A4187D" w14:textId="460F3A1F" w:rsidR="00487FAD" w:rsidRDefault="00487FAD" w:rsidP="00487FAD">
      <w:pPr>
        <w:shd w:val="clear" w:color="auto" w:fill="262335"/>
        <w:spacing w:after="0" w:line="285" w:lineRule="atLeast"/>
        <w:rPr>
          <w:rFonts w:ascii="Consolas" w:eastAsia="Times New Roman" w:hAnsi="Consolas" w:cs="Times New Roman"/>
          <w:color w:val="FFFFFF"/>
          <w:sz w:val="21"/>
          <w:szCs w:val="21"/>
          <w:lang w:eastAsia="es-CL"/>
        </w:rPr>
      </w:pPr>
      <w:r w:rsidRPr="00487FAD">
        <w:rPr>
          <w:rFonts w:ascii="Consolas" w:eastAsia="Times New Roman" w:hAnsi="Consolas" w:cs="Times New Roman"/>
          <w:color w:val="FFFFFF"/>
          <w:sz w:val="21"/>
          <w:szCs w:val="21"/>
          <w:lang w:eastAsia="es-CL"/>
        </w:rPr>
        <w:t xml:space="preserve">        </w:t>
      </w:r>
      <w:r w:rsidRPr="00487FAD">
        <w:rPr>
          <w:rFonts w:ascii="Consolas" w:eastAsia="Times New Roman" w:hAnsi="Consolas" w:cs="Times New Roman"/>
          <w:color w:val="FF8B39"/>
          <w:sz w:val="21"/>
          <w:szCs w:val="21"/>
          <w:lang w:eastAsia="es-CL"/>
        </w:rPr>
        <w:t>"</w:t>
      </w:r>
      <w:r>
        <w:rPr>
          <w:rFonts w:ascii="Consolas" w:eastAsia="Times New Roman" w:hAnsi="Consolas" w:cs="Times New Roman"/>
          <w:color w:val="FF8B39"/>
          <w:sz w:val="21"/>
          <w:szCs w:val="21"/>
          <w:lang w:eastAsia="es-CL"/>
        </w:rPr>
        <w:t>calle</w:t>
      </w:r>
      <w:r w:rsidRPr="00487FAD">
        <w:rPr>
          <w:rFonts w:ascii="Consolas" w:eastAsia="Times New Roman" w:hAnsi="Consolas" w:cs="Times New Roman"/>
          <w:color w:val="FF8B39"/>
          <w:sz w:val="21"/>
          <w:szCs w:val="21"/>
          <w:lang w:eastAsia="es-CL"/>
        </w:rPr>
        <w:t>"</w:t>
      </w:r>
      <w:r w:rsidRPr="00487FAD">
        <w:rPr>
          <w:rFonts w:ascii="Consolas" w:eastAsia="Times New Roman" w:hAnsi="Consolas" w:cs="Times New Roman"/>
          <w:color w:val="B6B1B1"/>
          <w:sz w:val="21"/>
          <w:szCs w:val="21"/>
          <w:lang w:eastAsia="es-CL"/>
        </w:rPr>
        <w:t>:</w:t>
      </w:r>
      <w:r w:rsidRPr="00487FAD">
        <w:rPr>
          <w:rFonts w:ascii="Consolas" w:eastAsia="Times New Roman" w:hAnsi="Consolas" w:cs="Times New Roman"/>
          <w:color w:val="FFFFFF"/>
          <w:sz w:val="21"/>
          <w:szCs w:val="21"/>
          <w:lang w:eastAsia="es-CL"/>
        </w:rPr>
        <w:t xml:space="preserve"> </w:t>
      </w:r>
      <w:r w:rsidRPr="00487FAD">
        <w:rPr>
          <w:rFonts w:ascii="Consolas" w:eastAsia="Times New Roman" w:hAnsi="Consolas" w:cs="Times New Roman"/>
          <w:color w:val="FF8B39"/>
          <w:sz w:val="21"/>
          <w:szCs w:val="21"/>
          <w:lang w:eastAsia="es-CL"/>
        </w:rPr>
        <w:t>"</w:t>
      </w:r>
      <w:r>
        <w:rPr>
          <w:rFonts w:ascii="Consolas" w:eastAsia="Times New Roman" w:hAnsi="Consolas" w:cs="Times New Roman"/>
          <w:color w:val="FF8B39"/>
          <w:sz w:val="21"/>
          <w:szCs w:val="21"/>
          <w:lang w:eastAsia="es-CL"/>
        </w:rPr>
        <w:t>Calle 76</w:t>
      </w:r>
      <w:r w:rsidRPr="00487FAD">
        <w:rPr>
          <w:rFonts w:ascii="Consolas" w:eastAsia="Times New Roman" w:hAnsi="Consolas" w:cs="Times New Roman"/>
          <w:color w:val="FF8B39"/>
          <w:sz w:val="21"/>
          <w:szCs w:val="21"/>
          <w:lang w:eastAsia="es-CL"/>
        </w:rPr>
        <w:t>"</w:t>
      </w:r>
      <w:r w:rsidRPr="00487FAD">
        <w:rPr>
          <w:rFonts w:ascii="Consolas" w:eastAsia="Times New Roman" w:hAnsi="Consolas" w:cs="Times New Roman"/>
          <w:color w:val="FFFFFF"/>
          <w:sz w:val="21"/>
          <w:szCs w:val="21"/>
          <w:lang w:eastAsia="es-CL"/>
        </w:rPr>
        <w:t>,</w:t>
      </w:r>
    </w:p>
    <w:p w14:paraId="513586FC" w14:textId="0179B8C2" w:rsidR="00487FAD" w:rsidRPr="00487FAD" w:rsidRDefault="00487FAD" w:rsidP="00487FAD">
      <w:pPr>
        <w:shd w:val="clear" w:color="auto" w:fill="262335"/>
        <w:spacing w:after="0" w:line="285" w:lineRule="atLeast"/>
        <w:ind w:firstLine="708"/>
        <w:rPr>
          <w:rFonts w:ascii="Consolas" w:eastAsia="Times New Roman" w:hAnsi="Consolas" w:cs="Times New Roman"/>
          <w:color w:val="BBBBBB"/>
          <w:sz w:val="21"/>
          <w:szCs w:val="21"/>
          <w:lang w:eastAsia="es-CL"/>
        </w:rPr>
      </w:pPr>
      <w:r>
        <w:rPr>
          <w:rFonts w:ascii="Consolas" w:eastAsia="Times New Roman" w:hAnsi="Consolas" w:cs="Times New Roman"/>
          <w:color w:val="FF8B39"/>
          <w:sz w:val="21"/>
          <w:szCs w:val="21"/>
          <w:lang w:eastAsia="es-CL"/>
        </w:rPr>
        <w:t xml:space="preserve">  </w:t>
      </w:r>
      <w:r w:rsidRPr="00487FAD">
        <w:rPr>
          <w:rFonts w:ascii="Consolas" w:eastAsia="Times New Roman" w:hAnsi="Consolas" w:cs="Times New Roman"/>
          <w:color w:val="FF8B39"/>
          <w:sz w:val="21"/>
          <w:szCs w:val="21"/>
          <w:lang w:eastAsia="es-CL"/>
        </w:rPr>
        <w:t>"</w:t>
      </w:r>
      <w:r>
        <w:rPr>
          <w:rFonts w:ascii="Consolas" w:eastAsia="Times New Roman" w:hAnsi="Consolas" w:cs="Times New Roman"/>
          <w:color w:val="FF8B39"/>
          <w:sz w:val="21"/>
          <w:szCs w:val="21"/>
          <w:lang w:eastAsia="es-CL"/>
        </w:rPr>
        <w:t>sector</w:t>
      </w:r>
      <w:r w:rsidRPr="00487FAD">
        <w:rPr>
          <w:rFonts w:ascii="Consolas" w:eastAsia="Times New Roman" w:hAnsi="Consolas" w:cs="Times New Roman"/>
          <w:color w:val="FF8B39"/>
          <w:sz w:val="21"/>
          <w:szCs w:val="21"/>
          <w:lang w:eastAsia="es-CL"/>
        </w:rPr>
        <w:t>"</w:t>
      </w:r>
      <w:r w:rsidRPr="00487FAD">
        <w:rPr>
          <w:rFonts w:ascii="Consolas" w:eastAsia="Times New Roman" w:hAnsi="Consolas" w:cs="Times New Roman"/>
          <w:color w:val="B6B1B1"/>
          <w:sz w:val="21"/>
          <w:szCs w:val="21"/>
          <w:lang w:eastAsia="es-CL"/>
        </w:rPr>
        <w:t>:</w:t>
      </w:r>
      <w:r w:rsidRPr="00487FAD">
        <w:rPr>
          <w:rFonts w:ascii="Consolas" w:eastAsia="Times New Roman" w:hAnsi="Consolas" w:cs="Times New Roman"/>
          <w:color w:val="FFFFFF"/>
          <w:sz w:val="21"/>
          <w:szCs w:val="21"/>
          <w:lang w:eastAsia="es-CL"/>
        </w:rPr>
        <w:t xml:space="preserve"> </w:t>
      </w:r>
      <w:r w:rsidRPr="00487FAD">
        <w:rPr>
          <w:rFonts w:ascii="Consolas" w:eastAsia="Times New Roman" w:hAnsi="Consolas" w:cs="Times New Roman"/>
          <w:color w:val="FF8B39"/>
          <w:sz w:val="21"/>
          <w:szCs w:val="21"/>
          <w:lang w:eastAsia="es-CL"/>
        </w:rPr>
        <w:t>"</w:t>
      </w:r>
      <w:r>
        <w:rPr>
          <w:rFonts w:ascii="Consolas" w:eastAsia="Times New Roman" w:hAnsi="Consolas" w:cs="Times New Roman"/>
          <w:color w:val="FF8B39"/>
          <w:sz w:val="21"/>
          <w:szCs w:val="21"/>
          <w:lang w:eastAsia="es-CL"/>
        </w:rPr>
        <w:t>Urb. Los Olivos</w:t>
      </w:r>
      <w:r w:rsidRPr="00487FAD">
        <w:rPr>
          <w:rFonts w:ascii="Consolas" w:eastAsia="Times New Roman" w:hAnsi="Consolas" w:cs="Times New Roman"/>
          <w:color w:val="FF8B39"/>
          <w:sz w:val="21"/>
          <w:szCs w:val="21"/>
          <w:lang w:eastAsia="es-CL"/>
        </w:rPr>
        <w:t>"</w:t>
      </w:r>
      <w:r w:rsidRPr="00487FAD">
        <w:rPr>
          <w:rFonts w:ascii="Consolas" w:eastAsia="Times New Roman" w:hAnsi="Consolas" w:cs="Times New Roman"/>
          <w:color w:val="FFFFFF"/>
          <w:sz w:val="21"/>
          <w:szCs w:val="21"/>
          <w:lang w:eastAsia="es-CL"/>
        </w:rPr>
        <w:t>,</w:t>
      </w:r>
    </w:p>
    <w:p w14:paraId="274C6288" w14:textId="57DD8AA4" w:rsidR="00487FAD" w:rsidRPr="00487FAD" w:rsidRDefault="00487FAD" w:rsidP="00487FAD">
      <w:pPr>
        <w:shd w:val="clear" w:color="auto" w:fill="262335"/>
        <w:spacing w:after="0" w:line="285" w:lineRule="atLeast"/>
        <w:rPr>
          <w:rFonts w:ascii="Consolas" w:eastAsia="Times New Roman" w:hAnsi="Consolas" w:cs="Times New Roman"/>
          <w:color w:val="BBBBBB"/>
          <w:sz w:val="21"/>
          <w:szCs w:val="21"/>
          <w:lang w:eastAsia="es-CL"/>
        </w:rPr>
      </w:pPr>
      <w:r w:rsidRPr="00487FAD">
        <w:rPr>
          <w:rFonts w:ascii="Consolas" w:eastAsia="Times New Roman" w:hAnsi="Consolas" w:cs="Times New Roman"/>
          <w:color w:val="FFFFFF"/>
          <w:sz w:val="21"/>
          <w:szCs w:val="21"/>
          <w:lang w:eastAsia="es-CL"/>
        </w:rPr>
        <w:t xml:space="preserve">        </w:t>
      </w:r>
      <w:r w:rsidRPr="00487FAD">
        <w:rPr>
          <w:rFonts w:ascii="Consolas" w:eastAsia="Times New Roman" w:hAnsi="Consolas" w:cs="Times New Roman"/>
          <w:color w:val="FF8B39"/>
          <w:sz w:val="21"/>
          <w:szCs w:val="21"/>
          <w:lang w:eastAsia="es-CL"/>
        </w:rPr>
        <w:t>"</w:t>
      </w:r>
      <w:r>
        <w:rPr>
          <w:rFonts w:ascii="Consolas" w:eastAsia="Times New Roman" w:hAnsi="Consolas" w:cs="Times New Roman"/>
          <w:color w:val="FF8B39"/>
          <w:sz w:val="21"/>
          <w:szCs w:val="21"/>
          <w:lang w:eastAsia="es-CL"/>
        </w:rPr>
        <w:t>ciudad</w:t>
      </w:r>
      <w:r w:rsidRPr="00487FAD">
        <w:rPr>
          <w:rFonts w:ascii="Consolas" w:eastAsia="Times New Roman" w:hAnsi="Consolas" w:cs="Times New Roman"/>
          <w:color w:val="FF8B39"/>
          <w:sz w:val="21"/>
          <w:szCs w:val="21"/>
          <w:lang w:eastAsia="es-CL"/>
        </w:rPr>
        <w:t>"</w:t>
      </w:r>
      <w:r w:rsidRPr="00487FAD">
        <w:rPr>
          <w:rFonts w:ascii="Consolas" w:eastAsia="Times New Roman" w:hAnsi="Consolas" w:cs="Times New Roman"/>
          <w:color w:val="B6B1B1"/>
          <w:sz w:val="21"/>
          <w:szCs w:val="21"/>
          <w:lang w:eastAsia="es-CL"/>
        </w:rPr>
        <w:t>:</w:t>
      </w:r>
      <w:r w:rsidRPr="00487FAD">
        <w:rPr>
          <w:rFonts w:ascii="Consolas" w:eastAsia="Times New Roman" w:hAnsi="Consolas" w:cs="Times New Roman"/>
          <w:color w:val="FFFFFF"/>
          <w:sz w:val="21"/>
          <w:szCs w:val="21"/>
          <w:lang w:eastAsia="es-CL"/>
        </w:rPr>
        <w:t xml:space="preserve"> </w:t>
      </w:r>
      <w:r w:rsidRPr="00487FAD">
        <w:rPr>
          <w:rFonts w:ascii="Consolas" w:eastAsia="Times New Roman" w:hAnsi="Consolas" w:cs="Times New Roman"/>
          <w:color w:val="FF8B39"/>
          <w:sz w:val="21"/>
          <w:szCs w:val="21"/>
          <w:lang w:eastAsia="es-CL"/>
        </w:rPr>
        <w:t>"</w:t>
      </w:r>
      <w:r>
        <w:rPr>
          <w:rFonts w:ascii="Consolas" w:eastAsia="Times New Roman" w:hAnsi="Consolas" w:cs="Times New Roman"/>
          <w:color w:val="FF8B39"/>
          <w:sz w:val="21"/>
          <w:szCs w:val="21"/>
          <w:lang w:eastAsia="es-CL"/>
        </w:rPr>
        <w:t>Maracaibo</w:t>
      </w:r>
      <w:r w:rsidRPr="00487FAD">
        <w:rPr>
          <w:rFonts w:ascii="Consolas" w:eastAsia="Times New Roman" w:hAnsi="Consolas" w:cs="Times New Roman"/>
          <w:color w:val="FF8B39"/>
          <w:sz w:val="21"/>
          <w:szCs w:val="21"/>
          <w:lang w:eastAsia="es-CL"/>
        </w:rPr>
        <w:t>"</w:t>
      </w:r>
      <w:r w:rsidRPr="00487FAD">
        <w:rPr>
          <w:rFonts w:ascii="Consolas" w:eastAsia="Times New Roman" w:hAnsi="Consolas" w:cs="Times New Roman"/>
          <w:color w:val="FFFFFF"/>
          <w:sz w:val="21"/>
          <w:szCs w:val="21"/>
          <w:lang w:eastAsia="es-CL"/>
        </w:rPr>
        <w:t>,</w:t>
      </w:r>
    </w:p>
    <w:p w14:paraId="386CBD45" w14:textId="6541DE97" w:rsidR="00487FAD" w:rsidRPr="00487FAD" w:rsidRDefault="00487FAD" w:rsidP="00487FAD">
      <w:pPr>
        <w:shd w:val="clear" w:color="auto" w:fill="262335"/>
        <w:spacing w:after="0" w:line="285" w:lineRule="atLeast"/>
        <w:rPr>
          <w:rFonts w:ascii="Consolas" w:eastAsia="Times New Roman" w:hAnsi="Consolas" w:cs="Times New Roman"/>
          <w:color w:val="BBBBBB"/>
          <w:sz w:val="21"/>
          <w:szCs w:val="21"/>
          <w:lang w:eastAsia="es-CL"/>
        </w:rPr>
      </w:pPr>
      <w:r w:rsidRPr="00487FAD">
        <w:rPr>
          <w:rFonts w:ascii="Consolas" w:eastAsia="Times New Roman" w:hAnsi="Consolas" w:cs="Times New Roman"/>
          <w:color w:val="FFFFFF"/>
          <w:sz w:val="21"/>
          <w:szCs w:val="21"/>
          <w:lang w:eastAsia="es-CL"/>
        </w:rPr>
        <w:t xml:space="preserve">        </w:t>
      </w:r>
      <w:r w:rsidRPr="00487FAD">
        <w:rPr>
          <w:rFonts w:ascii="Consolas" w:eastAsia="Times New Roman" w:hAnsi="Consolas" w:cs="Times New Roman"/>
          <w:color w:val="FF8B39"/>
          <w:sz w:val="21"/>
          <w:szCs w:val="21"/>
          <w:lang w:eastAsia="es-CL"/>
        </w:rPr>
        <w:t>"</w:t>
      </w:r>
      <w:r>
        <w:rPr>
          <w:rFonts w:ascii="Consolas" w:eastAsia="Times New Roman" w:hAnsi="Consolas" w:cs="Times New Roman"/>
          <w:color w:val="FF8B39"/>
          <w:sz w:val="21"/>
          <w:szCs w:val="21"/>
          <w:lang w:eastAsia="es-CL"/>
        </w:rPr>
        <w:t>estado</w:t>
      </w:r>
      <w:r w:rsidRPr="00487FAD">
        <w:rPr>
          <w:rFonts w:ascii="Consolas" w:eastAsia="Times New Roman" w:hAnsi="Consolas" w:cs="Times New Roman"/>
          <w:color w:val="FF8B39"/>
          <w:sz w:val="21"/>
          <w:szCs w:val="21"/>
          <w:lang w:eastAsia="es-CL"/>
        </w:rPr>
        <w:t>"</w:t>
      </w:r>
      <w:r w:rsidRPr="00487FAD">
        <w:rPr>
          <w:rFonts w:ascii="Consolas" w:eastAsia="Times New Roman" w:hAnsi="Consolas" w:cs="Times New Roman"/>
          <w:color w:val="B6B1B1"/>
          <w:sz w:val="21"/>
          <w:szCs w:val="21"/>
          <w:lang w:eastAsia="es-CL"/>
        </w:rPr>
        <w:t>:</w:t>
      </w:r>
      <w:r w:rsidRPr="00487FAD">
        <w:rPr>
          <w:rFonts w:ascii="Consolas" w:eastAsia="Times New Roman" w:hAnsi="Consolas" w:cs="Times New Roman"/>
          <w:color w:val="FFFFFF"/>
          <w:sz w:val="21"/>
          <w:szCs w:val="21"/>
          <w:lang w:eastAsia="es-CL"/>
        </w:rPr>
        <w:t xml:space="preserve"> </w:t>
      </w:r>
      <w:r w:rsidRPr="00487FAD">
        <w:rPr>
          <w:rFonts w:ascii="Consolas" w:eastAsia="Times New Roman" w:hAnsi="Consolas" w:cs="Times New Roman"/>
          <w:color w:val="FF8B39"/>
          <w:sz w:val="21"/>
          <w:szCs w:val="21"/>
          <w:lang w:eastAsia="es-CL"/>
        </w:rPr>
        <w:t>"</w:t>
      </w:r>
      <w:r>
        <w:rPr>
          <w:rFonts w:ascii="Consolas" w:eastAsia="Times New Roman" w:hAnsi="Consolas" w:cs="Times New Roman"/>
          <w:color w:val="FF8B39"/>
          <w:sz w:val="21"/>
          <w:szCs w:val="21"/>
          <w:lang w:eastAsia="es-CL"/>
        </w:rPr>
        <w:t>Zulia</w:t>
      </w:r>
      <w:r w:rsidRPr="00487FAD">
        <w:rPr>
          <w:rFonts w:ascii="Consolas" w:eastAsia="Times New Roman" w:hAnsi="Consolas" w:cs="Times New Roman"/>
          <w:color w:val="FF8B39"/>
          <w:sz w:val="21"/>
          <w:szCs w:val="21"/>
          <w:lang w:eastAsia="es-CL"/>
        </w:rPr>
        <w:t>"</w:t>
      </w:r>
    </w:p>
    <w:p w14:paraId="3EA5CCF1" w14:textId="39B239AA" w:rsidR="00487FAD" w:rsidRPr="00487FAD" w:rsidRDefault="00487FAD" w:rsidP="00487FAD">
      <w:pPr>
        <w:shd w:val="clear" w:color="auto" w:fill="262335"/>
        <w:spacing w:after="0" w:line="285" w:lineRule="atLeast"/>
        <w:rPr>
          <w:rFonts w:ascii="Consolas" w:eastAsia="Times New Roman" w:hAnsi="Consolas" w:cs="Times New Roman"/>
          <w:color w:val="BBBBBB"/>
          <w:sz w:val="21"/>
          <w:szCs w:val="21"/>
          <w:lang w:eastAsia="es-CL"/>
        </w:rPr>
      </w:pPr>
      <w:r w:rsidRPr="00487FAD">
        <w:rPr>
          <w:rFonts w:ascii="Consolas" w:eastAsia="Times New Roman" w:hAnsi="Consolas" w:cs="Times New Roman"/>
          <w:color w:val="FFFFFF"/>
          <w:sz w:val="21"/>
          <w:szCs w:val="21"/>
          <w:lang w:eastAsia="es-CL"/>
        </w:rPr>
        <w:t xml:space="preserve">    </w:t>
      </w:r>
      <w:r>
        <w:rPr>
          <w:rFonts w:ascii="Consolas" w:eastAsia="Times New Roman" w:hAnsi="Consolas" w:cs="Times New Roman"/>
          <w:color w:val="FFFFFF"/>
          <w:sz w:val="21"/>
          <w:szCs w:val="21"/>
          <w:lang w:eastAsia="es-CL"/>
        </w:rPr>
        <w:t xml:space="preserve">  </w:t>
      </w:r>
      <w:r w:rsidRPr="00487FAD">
        <w:rPr>
          <w:rFonts w:ascii="Consolas" w:eastAsia="Times New Roman" w:hAnsi="Consolas" w:cs="Times New Roman"/>
          <w:color w:val="FFFFFF"/>
          <w:sz w:val="21"/>
          <w:szCs w:val="21"/>
          <w:lang w:eastAsia="es-CL"/>
        </w:rPr>
        <w:t>},</w:t>
      </w:r>
    </w:p>
    <w:p w14:paraId="79B42153" w14:textId="0B777835" w:rsidR="00487FAD" w:rsidRPr="00487FAD" w:rsidRDefault="00487FAD" w:rsidP="00487FAD">
      <w:pPr>
        <w:shd w:val="clear" w:color="auto" w:fill="262335"/>
        <w:spacing w:after="0" w:line="285" w:lineRule="atLeast"/>
        <w:rPr>
          <w:rFonts w:ascii="Consolas" w:eastAsia="Times New Roman" w:hAnsi="Consolas" w:cs="Times New Roman"/>
          <w:color w:val="BBBBBB"/>
          <w:sz w:val="21"/>
          <w:szCs w:val="21"/>
          <w:lang w:eastAsia="es-CL"/>
        </w:rPr>
      </w:pPr>
      <w:r w:rsidRPr="00487FAD">
        <w:rPr>
          <w:rFonts w:ascii="Consolas" w:eastAsia="Times New Roman" w:hAnsi="Consolas" w:cs="Times New Roman"/>
          <w:color w:val="FFFFFF"/>
          <w:sz w:val="21"/>
          <w:szCs w:val="21"/>
          <w:lang w:eastAsia="es-CL"/>
        </w:rPr>
        <w:t xml:space="preserve">    </w:t>
      </w:r>
      <w:r w:rsidRPr="00487FAD">
        <w:rPr>
          <w:rFonts w:ascii="Consolas" w:eastAsia="Times New Roman" w:hAnsi="Consolas" w:cs="Times New Roman"/>
          <w:color w:val="FF8B39"/>
          <w:sz w:val="21"/>
          <w:szCs w:val="21"/>
          <w:lang w:eastAsia="es-CL"/>
        </w:rPr>
        <w:t>"hobbies"</w:t>
      </w:r>
      <w:r w:rsidRPr="00487FAD">
        <w:rPr>
          <w:rFonts w:ascii="Consolas" w:eastAsia="Times New Roman" w:hAnsi="Consolas" w:cs="Times New Roman"/>
          <w:color w:val="FFFFFF"/>
          <w:sz w:val="21"/>
          <w:szCs w:val="21"/>
          <w:lang w:eastAsia="es-CL"/>
        </w:rPr>
        <w:t>: [</w:t>
      </w:r>
      <w:r w:rsidRPr="00487FAD">
        <w:rPr>
          <w:rFonts w:ascii="Consolas" w:eastAsia="Times New Roman" w:hAnsi="Consolas" w:cs="Times New Roman"/>
          <w:color w:val="FF8B39"/>
          <w:sz w:val="21"/>
          <w:szCs w:val="21"/>
          <w:lang w:eastAsia="es-CL"/>
        </w:rPr>
        <w:t>"</w:t>
      </w:r>
      <w:r>
        <w:rPr>
          <w:rFonts w:ascii="Consolas" w:eastAsia="Times New Roman" w:hAnsi="Consolas" w:cs="Times New Roman"/>
          <w:color w:val="FF8B39"/>
          <w:sz w:val="21"/>
          <w:szCs w:val="21"/>
          <w:lang w:eastAsia="es-CL"/>
        </w:rPr>
        <w:t>leer</w:t>
      </w:r>
      <w:r w:rsidRPr="00487FAD">
        <w:rPr>
          <w:rFonts w:ascii="Consolas" w:eastAsia="Times New Roman" w:hAnsi="Consolas" w:cs="Times New Roman"/>
          <w:color w:val="FF8B39"/>
          <w:sz w:val="21"/>
          <w:szCs w:val="21"/>
          <w:lang w:eastAsia="es-CL"/>
        </w:rPr>
        <w:t>"</w:t>
      </w:r>
      <w:r w:rsidRPr="00487FAD">
        <w:rPr>
          <w:rFonts w:ascii="Consolas" w:eastAsia="Times New Roman" w:hAnsi="Consolas" w:cs="Times New Roman"/>
          <w:color w:val="FFFFFF"/>
          <w:sz w:val="21"/>
          <w:szCs w:val="21"/>
          <w:lang w:eastAsia="es-CL"/>
        </w:rPr>
        <w:t xml:space="preserve">, </w:t>
      </w:r>
      <w:r w:rsidRPr="00487FAD">
        <w:rPr>
          <w:rFonts w:ascii="Consolas" w:eastAsia="Times New Roman" w:hAnsi="Consolas" w:cs="Times New Roman"/>
          <w:color w:val="FF8B39"/>
          <w:sz w:val="21"/>
          <w:szCs w:val="21"/>
          <w:lang w:eastAsia="es-CL"/>
        </w:rPr>
        <w:t>"</w:t>
      </w:r>
      <w:r>
        <w:rPr>
          <w:rFonts w:ascii="Consolas" w:eastAsia="Times New Roman" w:hAnsi="Consolas" w:cs="Times New Roman"/>
          <w:color w:val="FF8B39"/>
          <w:sz w:val="21"/>
          <w:szCs w:val="21"/>
          <w:lang w:eastAsia="es-CL"/>
        </w:rPr>
        <w:t>programar</w:t>
      </w:r>
      <w:r w:rsidRPr="00487FAD">
        <w:rPr>
          <w:rFonts w:ascii="Consolas" w:eastAsia="Times New Roman" w:hAnsi="Consolas" w:cs="Times New Roman"/>
          <w:color w:val="FF8B39"/>
          <w:sz w:val="21"/>
          <w:szCs w:val="21"/>
          <w:lang w:eastAsia="es-CL"/>
        </w:rPr>
        <w:t>"</w:t>
      </w:r>
      <w:r w:rsidRPr="00487FAD">
        <w:rPr>
          <w:rFonts w:ascii="Consolas" w:eastAsia="Times New Roman" w:hAnsi="Consolas" w:cs="Times New Roman"/>
          <w:color w:val="FFFFFF"/>
          <w:sz w:val="21"/>
          <w:szCs w:val="21"/>
          <w:lang w:eastAsia="es-CL"/>
        </w:rPr>
        <w:t xml:space="preserve">, </w:t>
      </w:r>
      <w:r w:rsidRPr="00487FAD">
        <w:rPr>
          <w:rFonts w:ascii="Consolas" w:eastAsia="Times New Roman" w:hAnsi="Consolas" w:cs="Times New Roman"/>
          <w:color w:val="FF8B39"/>
          <w:sz w:val="21"/>
          <w:szCs w:val="21"/>
          <w:lang w:eastAsia="es-CL"/>
        </w:rPr>
        <w:t>"</w:t>
      </w:r>
      <w:r>
        <w:rPr>
          <w:rFonts w:ascii="Consolas" w:eastAsia="Times New Roman" w:hAnsi="Consolas" w:cs="Times New Roman"/>
          <w:color w:val="FF8B39"/>
          <w:sz w:val="21"/>
          <w:szCs w:val="21"/>
          <w:lang w:eastAsia="es-CL"/>
        </w:rPr>
        <w:t>cantar</w:t>
      </w:r>
      <w:r w:rsidRPr="00487FAD">
        <w:rPr>
          <w:rFonts w:ascii="Consolas" w:eastAsia="Times New Roman" w:hAnsi="Consolas" w:cs="Times New Roman"/>
          <w:color w:val="FF8B39"/>
          <w:sz w:val="21"/>
          <w:szCs w:val="21"/>
          <w:lang w:eastAsia="es-CL"/>
        </w:rPr>
        <w:t>"</w:t>
      </w:r>
      <w:r w:rsidRPr="00487FAD">
        <w:rPr>
          <w:rFonts w:ascii="Consolas" w:eastAsia="Times New Roman" w:hAnsi="Consolas" w:cs="Times New Roman"/>
          <w:color w:val="FFFFFF"/>
          <w:sz w:val="21"/>
          <w:szCs w:val="21"/>
          <w:lang w:eastAsia="es-CL"/>
        </w:rPr>
        <w:t>]</w:t>
      </w:r>
    </w:p>
    <w:p w14:paraId="0E6F5CF3" w14:textId="3D85FC08" w:rsidR="00487FAD" w:rsidRPr="00487FAD" w:rsidRDefault="00487FAD" w:rsidP="00487FAD">
      <w:pPr>
        <w:shd w:val="clear" w:color="auto" w:fill="262335"/>
        <w:spacing w:after="0" w:line="285" w:lineRule="atLeast"/>
        <w:rPr>
          <w:rFonts w:ascii="Consolas" w:eastAsia="Times New Roman" w:hAnsi="Consolas" w:cs="Times New Roman"/>
          <w:color w:val="BBBBBB"/>
          <w:sz w:val="21"/>
          <w:szCs w:val="21"/>
          <w:lang w:eastAsia="es-CL"/>
        </w:rPr>
      </w:pPr>
      <w:r w:rsidRPr="00487FAD">
        <w:rPr>
          <w:rFonts w:ascii="Consolas" w:eastAsia="Times New Roman" w:hAnsi="Consolas" w:cs="Times New Roman"/>
          <w:color w:val="FFFFFF"/>
          <w:sz w:val="21"/>
          <w:szCs w:val="21"/>
          <w:lang w:eastAsia="es-CL"/>
        </w:rPr>
        <w:t>}</w:t>
      </w:r>
    </w:p>
    <w:p w14:paraId="173156B4" w14:textId="5AD7E35F" w:rsidR="00487FAD" w:rsidRDefault="00487FAD" w:rsidP="008B056D">
      <w:pPr>
        <w:spacing w:after="0"/>
      </w:pPr>
    </w:p>
    <w:p w14:paraId="273AA541" w14:textId="0FE27E1E" w:rsidR="00487FAD" w:rsidRDefault="00487FAD" w:rsidP="008B056D">
      <w:pPr>
        <w:spacing w:after="0"/>
      </w:pPr>
    </w:p>
    <w:p w14:paraId="7F0CEDA8" w14:textId="77777777" w:rsidR="00487FAD" w:rsidRPr="00487FAD" w:rsidRDefault="00487FAD" w:rsidP="008B056D">
      <w:pPr>
        <w:spacing w:after="0"/>
      </w:pPr>
    </w:p>
    <w:p w14:paraId="2D6BA8DD" w14:textId="030BEA02" w:rsidR="00F8200B" w:rsidRDefault="00F8200B" w:rsidP="00F8200B">
      <w:pPr>
        <w:rPr>
          <w:sz w:val="20"/>
          <w:szCs w:val="20"/>
        </w:rPr>
      </w:pPr>
    </w:p>
    <w:p w14:paraId="7B1CFE74" w14:textId="225A9D09" w:rsidR="003425A2" w:rsidRDefault="003425A2" w:rsidP="00F8200B">
      <w:pPr>
        <w:rPr>
          <w:sz w:val="20"/>
          <w:szCs w:val="20"/>
        </w:rPr>
      </w:pPr>
    </w:p>
    <w:p w14:paraId="07C7EAA0" w14:textId="7DA7A89A" w:rsidR="004D6DD9" w:rsidRPr="00133ACE" w:rsidRDefault="004D6DD9" w:rsidP="00133ACE">
      <w:pPr>
        <w:jc w:val="center"/>
        <w:rPr>
          <w:b/>
          <w:bCs/>
          <w:sz w:val="36"/>
          <w:szCs w:val="36"/>
        </w:rPr>
      </w:pPr>
      <w:r w:rsidRPr="00A507DE">
        <w:rPr>
          <w:b/>
          <w:bCs/>
          <w:sz w:val="36"/>
          <w:szCs w:val="36"/>
        </w:rPr>
        <w:lastRenderedPageBreak/>
        <w:t>Glosario</w:t>
      </w:r>
      <w:r w:rsidR="00133ACE">
        <w:rPr>
          <w:b/>
          <w:bCs/>
          <w:sz w:val="32"/>
          <w:szCs w:val="32"/>
        </w:rPr>
        <w:br/>
      </w:r>
    </w:p>
    <w:p w14:paraId="7C8E0B53" w14:textId="40F4BB78" w:rsidR="004D6DD9" w:rsidRPr="00133ACE" w:rsidRDefault="004D6DD9" w:rsidP="00CE29CE">
      <w:pPr>
        <w:pStyle w:val="Prrafodelista"/>
        <w:numPr>
          <w:ilvl w:val="0"/>
          <w:numId w:val="7"/>
        </w:numPr>
        <w:rPr>
          <w:sz w:val="20"/>
          <w:szCs w:val="20"/>
        </w:rPr>
      </w:pPr>
      <w:r w:rsidRPr="00133ACE">
        <w:rPr>
          <w:b/>
          <w:bCs/>
          <w:sz w:val="20"/>
          <w:szCs w:val="20"/>
        </w:rPr>
        <w:t>Angular, Vue, React</w:t>
      </w:r>
      <w:r w:rsidRPr="00133ACE">
        <w:rPr>
          <w:sz w:val="20"/>
          <w:szCs w:val="20"/>
        </w:rPr>
        <w:t> son algunos de los frameworks que podemos utilizar para hacer productos web.</w:t>
      </w:r>
      <w:r w:rsidR="00CE29CE" w:rsidRPr="00133ACE">
        <w:rPr>
          <w:sz w:val="20"/>
          <w:szCs w:val="20"/>
        </w:rPr>
        <w:br/>
      </w:r>
    </w:p>
    <w:p w14:paraId="70B71368" w14:textId="77777777" w:rsidR="00CE29CE" w:rsidRPr="00133ACE" w:rsidRDefault="004D6DD9" w:rsidP="00CE29CE">
      <w:pPr>
        <w:pStyle w:val="Prrafodelista"/>
        <w:numPr>
          <w:ilvl w:val="0"/>
          <w:numId w:val="7"/>
        </w:numPr>
        <w:rPr>
          <w:sz w:val="20"/>
          <w:szCs w:val="20"/>
        </w:rPr>
      </w:pPr>
      <w:r w:rsidRPr="00133ACE">
        <w:rPr>
          <w:b/>
          <w:bCs/>
          <w:sz w:val="20"/>
          <w:szCs w:val="20"/>
        </w:rPr>
        <w:t>React Native</w:t>
      </w:r>
      <w:r w:rsidRPr="00133ACE">
        <w:rPr>
          <w:sz w:val="20"/>
          <w:szCs w:val="20"/>
        </w:rPr>
        <w:t>: framework para poder construir aplicaciones nativas para Android y IOS.</w:t>
      </w:r>
      <w:r w:rsidRPr="00133ACE">
        <w:rPr>
          <w:sz w:val="20"/>
          <w:szCs w:val="20"/>
        </w:rPr>
        <w:br/>
      </w:r>
    </w:p>
    <w:p w14:paraId="18DA2504" w14:textId="45C072E7" w:rsidR="004D6DD9" w:rsidRPr="00133ACE" w:rsidRDefault="004D6DD9" w:rsidP="00CE29CE">
      <w:pPr>
        <w:pStyle w:val="Prrafodelista"/>
        <w:numPr>
          <w:ilvl w:val="0"/>
          <w:numId w:val="7"/>
        </w:numPr>
        <w:rPr>
          <w:sz w:val="20"/>
          <w:szCs w:val="20"/>
        </w:rPr>
      </w:pPr>
      <w:r w:rsidRPr="00133ACE">
        <w:rPr>
          <w:b/>
          <w:bCs/>
          <w:sz w:val="20"/>
          <w:szCs w:val="20"/>
        </w:rPr>
        <w:t>Electron:</w:t>
      </w:r>
      <w:r w:rsidRPr="00133ACE">
        <w:rPr>
          <w:sz w:val="20"/>
          <w:szCs w:val="20"/>
        </w:rPr>
        <w:t> framework que permite desarrollar aplicaciones para escritorio, tanto para MacOS como para Windows.</w:t>
      </w:r>
      <w:r w:rsidR="00CE29CE" w:rsidRPr="00133ACE">
        <w:rPr>
          <w:sz w:val="20"/>
          <w:szCs w:val="20"/>
        </w:rPr>
        <w:br/>
      </w:r>
    </w:p>
    <w:p w14:paraId="4B35C78F" w14:textId="77777777" w:rsidR="00CE29CE" w:rsidRPr="00133ACE" w:rsidRDefault="004D6DD9" w:rsidP="00CE29CE">
      <w:pPr>
        <w:pStyle w:val="Prrafodelista"/>
        <w:numPr>
          <w:ilvl w:val="0"/>
          <w:numId w:val="7"/>
        </w:numPr>
        <w:rPr>
          <w:sz w:val="20"/>
          <w:szCs w:val="20"/>
        </w:rPr>
      </w:pPr>
      <w:r w:rsidRPr="00133ACE">
        <w:rPr>
          <w:b/>
          <w:bCs/>
          <w:sz w:val="20"/>
          <w:szCs w:val="20"/>
        </w:rPr>
        <w:t>Frontend:</w:t>
      </w:r>
      <w:r w:rsidRPr="00133ACE">
        <w:rPr>
          <w:sz w:val="20"/>
          <w:szCs w:val="20"/>
        </w:rPr>
        <w:t> </w:t>
      </w:r>
      <w:r w:rsidR="00CE29CE" w:rsidRPr="00133ACE">
        <w:rPr>
          <w:sz w:val="20"/>
          <w:szCs w:val="20"/>
        </w:rPr>
        <w:t xml:space="preserve">Parte visual, </w:t>
      </w:r>
      <w:r w:rsidRPr="00133ACE">
        <w:rPr>
          <w:sz w:val="20"/>
          <w:szCs w:val="20"/>
        </w:rPr>
        <w:t>todo lo que se ve en nuestra web o App y con lo que podemos interactuar.</w:t>
      </w:r>
      <w:r w:rsidRPr="00133ACE">
        <w:rPr>
          <w:sz w:val="20"/>
          <w:szCs w:val="20"/>
        </w:rPr>
        <w:br/>
      </w:r>
    </w:p>
    <w:p w14:paraId="03CADA1B" w14:textId="69358872" w:rsidR="004D6DD9" w:rsidRPr="00133ACE" w:rsidRDefault="004D6DD9" w:rsidP="00CE29CE">
      <w:pPr>
        <w:pStyle w:val="Prrafodelista"/>
        <w:numPr>
          <w:ilvl w:val="0"/>
          <w:numId w:val="7"/>
        </w:numPr>
        <w:rPr>
          <w:sz w:val="20"/>
          <w:szCs w:val="20"/>
        </w:rPr>
      </w:pPr>
      <w:r w:rsidRPr="00133ACE">
        <w:rPr>
          <w:b/>
          <w:bCs/>
          <w:sz w:val="20"/>
          <w:szCs w:val="20"/>
        </w:rPr>
        <w:t>Backend:</w:t>
      </w:r>
      <w:r w:rsidRPr="00133ACE">
        <w:rPr>
          <w:sz w:val="20"/>
          <w:szCs w:val="20"/>
        </w:rPr>
        <w:t> </w:t>
      </w:r>
      <w:r w:rsidR="00CE29CE" w:rsidRPr="00133ACE">
        <w:rPr>
          <w:sz w:val="20"/>
          <w:szCs w:val="20"/>
        </w:rPr>
        <w:t xml:space="preserve">Parte lógica, </w:t>
      </w:r>
      <w:r w:rsidRPr="00133ACE">
        <w:rPr>
          <w:sz w:val="20"/>
          <w:szCs w:val="20"/>
        </w:rPr>
        <w:t>manejando las bases de datos, las interacciones y peticiones que el Frontend le va a pedir.</w:t>
      </w:r>
      <w:r w:rsidR="00CE29CE" w:rsidRPr="00133ACE">
        <w:rPr>
          <w:sz w:val="20"/>
          <w:szCs w:val="20"/>
        </w:rPr>
        <w:br/>
      </w:r>
    </w:p>
    <w:p w14:paraId="181DF482" w14:textId="716CA3D6" w:rsidR="004D6DD9" w:rsidRPr="00133ACE" w:rsidRDefault="004D6DD9" w:rsidP="00CE29CE">
      <w:pPr>
        <w:pStyle w:val="Prrafodelista"/>
        <w:numPr>
          <w:ilvl w:val="0"/>
          <w:numId w:val="7"/>
        </w:numPr>
        <w:rPr>
          <w:sz w:val="20"/>
          <w:szCs w:val="20"/>
        </w:rPr>
      </w:pPr>
      <w:r w:rsidRPr="00133ACE">
        <w:rPr>
          <w:b/>
          <w:bCs/>
          <w:sz w:val="20"/>
          <w:szCs w:val="20"/>
        </w:rPr>
        <w:t>Node.JS</w:t>
      </w:r>
      <w:r w:rsidR="00CE29CE" w:rsidRPr="00133ACE">
        <w:rPr>
          <w:sz w:val="20"/>
          <w:szCs w:val="20"/>
        </w:rPr>
        <w:t>: E</w:t>
      </w:r>
      <w:r w:rsidRPr="00133ACE">
        <w:rPr>
          <w:sz w:val="20"/>
          <w:szCs w:val="20"/>
        </w:rPr>
        <w:t xml:space="preserve">ntorno de ejecución de </w:t>
      </w:r>
      <w:r w:rsidR="00CE29CE" w:rsidRPr="00133ACE">
        <w:rPr>
          <w:sz w:val="20"/>
          <w:szCs w:val="20"/>
        </w:rPr>
        <w:t>JavaScript</w:t>
      </w:r>
      <w:r w:rsidRPr="00133ACE">
        <w:rPr>
          <w:sz w:val="20"/>
          <w:szCs w:val="20"/>
        </w:rPr>
        <w:t xml:space="preserve"> que corre en el Backend. </w:t>
      </w:r>
      <w:r w:rsidR="00CE29CE" w:rsidRPr="00133ACE">
        <w:rPr>
          <w:sz w:val="20"/>
          <w:szCs w:val="20"/>
        </w:rPr>
        <w:br/>
        <w:t>También p</w:t>
      </w:r>
      <w:r w:rsidRPr="00133ACE">
        <w:rPr>
          <w:sz w:val="20"/>
          <w:szCs w:val="20"/>
        </w:rPr>
        <w:t>ermite trabajar aplicaciones IOT (</w:t>
      </w:r>
      <w:r w:rsidR="00CE29CE" w:rsidRPr="00133ACE">
        <w:rPr>
          <w:sz w:val="20"/>
          <w:szCs w:val="20"/>
        </w:rPr>
        <w:t xml:space="preserve">Internet of things/ </w:t>
      </w:r>
      <w:r w:rsidRPr="00133ACE">
        <w:rPr>
          <w:sz w:val="20"/>
          <w:szCs w:val="20"/>
        </w:rPr>
        <w:t xml:space="preserve">Internet de las cosas), </w:t>
      </w:r>
      <w:r w:rsidR="00CE29CE" w:rsidRPr="00133ACE">
        <w:rPr>
          <w:sz w:val="20"/>
          <w:szCs w:val="20"/>
        </w:rPr>
        <w:t xml:space="preserve">lo que </w:t>
      </w:r>
      <w:r w:rsidRPr="00133ACE">
        <w:rPr>
          <w:sz w:val="20"/>
          <w:szCs w:val="20"/>
        </w:rPr>
        <w:t>hace inteligente ciertos dispositivos conectados a internet.</w:t>
      </w:r>
      <w:r w:rsidR="009027E0" w:rsidRPr="00133ACE">
        <w:rPr>
          <w:sz w:val="20"/>
          <w:szCs w:val="20"/>
        </w:rPr>
        <w:t xml:space="preserve"> </w:t>
      </w:r>
      <w:r w:rsidR="00157C2F" w:rsidRPr="00133ACE">
        <w:rPr>
          <w:sz w:val="20"/>
          <w:szCs w:val="20"/>
        </w:rPr>
        <w:br/>
      </w:r>
    </w:p>
    <w:p w14:paraId="0AE85A65" w14:textId="77777777" w:rsidR="00157C2F" w:rsidRPr="00133ACE" w:rsidRDefault="00157C2F" w:rsidP="00CE29CE">
      <w:pPr>
        <w:pStyle w:val="Prrafodelista"/>
        <w:numPr>
          <w:ilvl w:val="0"/>
          <w:numId w:val="7"/>
        </w:numPr>
        <w:rPr>
          <w:sz w:val="20"/>
          <w:szCs w:val="20"/>
        </w:rPr>
      </w:pPr>
      <w:r w:rsidRPr="00133ACE">
        <w:rPr>
          <w:b/>
          <w:bCs/>
          <w:sz w:val="20"/>
          <w:szCs w:val="20"/>
        </w:rPr>
        <w:t>Coerción</w:t>
      </w:r>
      <w:r w:rsidRPr="00133ACE">
        <w:rPr>
          <w:sz w:val="20"/>
          <w:szCs w:val="20"/>
        </w:rPr>
        <w:t xml:space="preserve">: Consiste en cambiar de un tipo de dato a otro.  </w:t>
      </w:r>
    </w:p>
    <w:p w14:paraId="547AC2BB" w14:textId="534A73DE" w:rsidR="00157C2F" w:rsidRPr="00133ACE" w:rsidRDefault="00157C2F" w:rsidP="00157C2F">
      <w:pPr>
        <w:pStyle w:val="Prrafodelista"/>
        <w:numPr>
          <w:ilvl w:val="1"/>
          <w:numId w:val="7"/>
        </w:numPr>
        <w:rPr>
          <w:sz w:val="20"/>
          <w:szCs w:val="20"/>
        </w:rPr>
      </w:pPr>
      <w:r w:rsidRPr="00133ACE">
        <w:rPr>
          <w:sz w:val="20"/>
          <w:szCs w:val="20"/>
        </w:rPr>
        <w:t>Coerción Implícita: cuando el lenguaje ayuda.</w:t>
      </w:r>
    </w:p>
    <w:p w14:paraId="2283FF2B" w14:textId="17C51DB5" w:rsidR="004D6DD9" w:rsidRDefault="00157C2F" w:rsidP="004D6DD9">
      <w:pPr>
        <w:pStyle w:val="Prrafodelista"/>
        <w:numPr>
          <w:ilvl w:val="1"/>
          <w:numId w:val="7"/>
        </w:numPr>
        <w:rPr>
          <w:sz w:val="20"/>
          <w:szCs w:val="20"/>
        </w:rPr>
      </w:pPr>
      <w:r w:rsidRPr="00133ACE">
        <w:rPr>
          <w:sz w:val="20"/>
          <w:szCs w:val="20"/>
        </w:rPr>
        <w:t>Coerción Explicita: cuando se fuerza la conversión.</w:t>
      </w:r>
      <w:r w:rsidR="0072274A" w:rsidRPr="00133ACE">
        <w:rPr>
          <w:sz w:val="20"/>
          <w:szCs w:val="20"/>
        </w:rPr>
        <w:t xml:space="preserve"> </w:t>
      </w:r>
      <w:r w:rsidR="0072274A" w:rsidRPr="00133ACE">
        <w:rPr>
          <w:sz w:val="20"/>
          <w:szCs w:val="20"/>
        </w:rPr>
        <w:br/>
        <w:t>(Ej: convertir valor numérico (string) de un input a Number)</w:t>
      </w:r>
    </w:p>
    <w:p w14:paraId="00116A52" w14:textId="729A1BF2" w:rsidR="002206D4" w:rsidRDefault="002206D4" w:rsidP="002206D4">
      <w:pPr>
        <w:rPr>
          <w:sz w:val="20"/>
          <w:szCs w:val="20"/>
        </w:rPr>
      </w:pPr>
    </w:p>
    <w:p w14:paraId="1D2F0DF3" w14:textId="3136E0A5" w:rsidR="002206D4" w:rsidRDefault="002206D4" w:rsidP="002206D4">
      <w:pPr>
        <w:rPr>
          <w:sz w:val="20"/>
          <w:szCs w:val="20"/>
        </w:rPr>
      </w:pPr>
    </w:p>
    <w:p w14:paraId="2154EAB7" w14:textId="51BD40FA" w:rsidR="002206D4" w:rsidRDefault="002206D4" w:rsidP="002206D4">
      <w:pPr>
        <w:rPr>
          <w:sz w:val="20"/>
          <w:szCs w:val="20"/>
        </w:rPr>
      </w:pPr>
    </w:p>
    <w:p w14:paraId="64729022" w14:textId="3F64D572" w:rsidR="002206D4" w:rsidRDefault="002206D4" w:rsidP="002206D4">
      <w:pPr>
        <w:rPr>
          <w:sz w:val="20"/>
          <w:szCs w:val="20"/>
        </w:rPr>
      </w:pPr>
    </w:p>
    <w:p w14:paraId="7FBF0154" w14:textId="1F2EDF1F" w:rsidR="002206D4" w:rsidRDefault="002206D4" w:rsidP="002206D4">
      <w:pPr>
        <w:rPr>
          <w:sz w:val="20"/>
          <w:szCs w:val="20"/>
        </w:rPr>
      </w:pPr>
    </w:p>
    <w:p w14:paraId="4D4A8429" w14:textId="6EB08F76" w:rsidR="002206D4" w:rsidRDefault="002206D4" w:rsidP="002206D4">
      <w:pPr>
        <w:rPr>
          <w:sz w:val="20"/>
          <w:szCs w:val="20"/>
        </w:rPr>
      </w:pPr>
    </w:p>
    <w:p w14:paraId="750EA18E" w14:textId="067C9C01" w:rsidR="002206D4" w:rsidRPr="002206D4" w:rsidRDefault="002206D4" w:rsidP="002206D4">
      <w:pPr>
        <w:rPr>
          <w:sz w:val="20"/>
          <w:szCs w:val="20"/>
        </w:rPr>
      </w:pPr>
      <w:r>
        <w:rPr>
          <w:noProof/>
          <w:sz w:val="20"/>
          <w:szCs w:val="20"/>
        </w:rPr>
        <w:drawing>
          <wp:anchor distT="0" distB="0" distL="114300" distR="114300" simplePos="0" relativeHeight="251671552" behindDoc="0" locked="0" layoutInCell="1" allowOverlap="1" wp14:anchorId="645FBA83" wp14:editId="757988D5">
            <wp:simplePos x="0" y="0"/>
            <wp:positionH relativeFrom="margin">
              <wp:align>center</wp:align>
            </wp:positionH>
            <wp:positionV relativeFrom="paragraph">
              <wp:posOffset>2024159</wp:posOffset>
            </wp:positionV>
            <wp:extent cx="994410" cy="278130"/>
            <wp:effectExtent l="0" t="0" r="0" b="762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94410" cy="278130"/>
                    </a:xfrm>
                    <a:prstGeom prst="rect">
                      <a:avLst/>
                    </a:prstGeom>
                  </pic:spPr>
                </pic:pic>
              </a:graphicData>
            </a:graphic>
            <wp14:sizeRelH relativeFrom="page">
              <wp14:pctWidth>0</wp14:pctWidth>
            </wp14:sizeRelH>
            <wp14:sizeRelV relativeFrom="page">
              <wp14:pctHeight>0</wp14:pctHeight>
            </wp14:sizeRelV>
          </wp:anchor>
        </w:drawing>
      </w:r>
    </w:p>
    <w:sectPr w:rsidR="002206D4" w:rsidRPr="002206D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5129C"/>
    <w:multiLevelType w:val="hybridMultilevel"/>
    <w:tmpl w:val="190A0A7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19F2B7F"/>
    <w:multiLevelType w:val="hybridMultilevel"/>
    <w:tmpl w:val="B31A9AA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3EA2ADF"/>
    <w:multiLevelType w:val="multilevel"/>
    <w:tmpl w:val="CF8E1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D2719A"/>
    <w:multiLevelType w:val="hybridMultilevel"/>
    <w:tmpl w:val="D80276A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ED3495E"/>
    <w:multiLevelType w:val="multilevel"/>
    <w:tmpl w:val="670801B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4616AC"/>
    <w:multiLevelType w:val="hybridMultilevel"/>
    <w:tmpl w:val="0022826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2CB145DF"/>
    <w:multiLevelType w:val="hybridMultilevel"/>
    <w:tmpl w:val="22E05FDA"/>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7" w15:restartNumberingAfterBreak="0">
    <w:nsid w:val="36A76BC9"/>
    <w:multiLevelType w:val="hybridMultilevel"/>
    <w:tmpl w:val="E4EA8F6E"/>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3AAD3EBB"/>
    <w:multiLevelType w:val="hybridMultilevel"/>
    <w:tmpl w:val="9A00744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42394A80"/>
    <w:multiLevelType w:val="hybridMultilevel"/>
    <w:tmpl w:val="C55A808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439144E2"/>
    <w:multiLevelType w:val="hybridMultilevel"/>
    <w:tmpl w:val="B29A721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48D379E6"/>
    <w:multiLevelType w:val="hybridMultilevel"/>
    <w:tmpl w:val="A184AB8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4B9D16E1"/>
    <w:multiLevelType w:val="hybridMultilevel"/>
    <w:tmpl w:val="E200D4F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551671CD"/>
    <w:multiLevelType w:val="hybridMultilevel"/>
    <w:tmpl w:val="1AC2DD7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56D31ABD"/>
    <w:multiLevelType w:val="multilevel"/>
    <w:tmpl w:val="059A2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3F4BB8"/>
    <w:multiLevelType w:val="multilevel"/>
    <w:tmpl w:val="26ACF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096273"/>
    <w:multiLevelType w:val="hybridMultilevel"/>
    <w:tmpl w:val="CF50DE4A"/>
    <w:lvl w:ilvl="0" w:tplc="FF32DE96">
      <w:start w:val="1"/>
      <w:numFmt w:val="bullet"/>
      <w:lvlText w:val=""/>
      <w:lvlJc w:val="left"/>
      <w:pPr>
        <w:ind w:left="720" w:hanging="360"/>
      </w:pPr>
      <w:rPr>
        <w:rFonts w:ascii="Symbol" w:hAnsi="Symbol" w:hint="default"/>
        <w:sz w:val="22"/>
        <w:szCs w:val="22"/>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62ED625D"/>
    <w:multiLevelType w:val="multilevel"/>
    <w:tmpl w:val="0890C6D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6A2D98"/>
    <w:multiLevelType w:val="multilevel"/>
    <w:tmpl w:val="A9C6C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D4A43AE"/>
    <w:multiLevelType w:val="hybridMultilevel"/>
    <w:tmpl w:val="351CC02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2022123349">
    <w:abstractNumId w:val="5"/>
  </w:num>
  <w:num w:numId="2" w16cid:durableId="462116936">
    <w:abstractNumId w:val="19"/>
  </w:num>
  <w:num w:numId="3" w16cid:durableId="1516571369">
    <w:abstractNumId w:val="15"/>
  </w:num>
  <w:num w:numId="4" w16cid:durableId="1351297495">
    <w:abstractNumId w:val="2"/>
  </w:num>
  <w:num w:numId="5" w16cid:durableId="1409962929">
    <w:abstractNumId w:val="18"/>
  </w:num>
  <w:num w:numId="6" w16cid:durableId="78910118">
    <w:abstractNumId w:val="14"/>
  </w:num>
  <w:num w:numId="7" w16cid:durableId="1728534038">
    <w:abstractNumId w:val="11"/>
  </w:num>
  <w:num w:numId="8" w16cid:durableId="1447194292">
    <w:abstractNumId w:val="8"/>
  </w:num>
  <w:num w:numId="9" w16cid:durableId="1624727457">
    <w:abstractNumId w:val="17"/>
  </w:num>
  <w:num w:numId="10" w16cid:durableId="1644963034">
    <w:abstractNumId w:val="4"/>
  </w:num>
  <w:num w:numId="11" w16cid:durableId="1380397317">
    <w:abstractNumId w:val="10"/>
  </w:num>
  <w:num w:numId="12" w16cid:durableId="1900360834">
    <w:abstractNumId w:val="1"/>
  </w:num>
  <w:num w:numId="13" w16cid:durableId="1797330648">
    <w:abstractNumId w:val="3"/>
  </w:num>
  <w:num w:numId="14" w16cid:durableId="380177634">
    <w:abstractNumId w:val="16"/>
  </w:num>
  <w:num w:numId="15" w16cid:durableId="250937977">
    <w:abstractNumId w:val="0"/>
  </w:num>
  <w:num w:numId="16" w16cid:durableId="779108914">
    <w:abstractNumId w:val="9"/>
  </w:num>
  <w:num w:numId="17" w16cid:durableId="544563767">
    <w:abstractNumId w:val="6"/>
  </w:num>
  <w:num w:numId="18" w16cid:durableId="241068530">
    <w:abstractNumId w:val="7"/>
  </w:num>
  <w:num w:numId="19" w16cid:durableId="1659574495">
    <w:abstractNumId w:val="12"/>
  </w:num>
  <w:num w:numId="20" w16cid:durableId="54259806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DD9"/>
    <w:rsid w:val="0003176D"/>
    <w:rsid w:val="0006515C"/>
    <w:rsid w:val="00066268"/>
    <w:rsid w:val="000742E8"/>
    <w:rsid w:val="00075A10"/>
    <w:rsid w:val="00081B4E"/>
    <w:rsid w:val="000D0019"/>
    <w:rsid w:val="00113451"/>
    <w:rsid w:val="001276C2"/>
    <w:rsid w:val="00133ACE"/>
    <w:rsid w:val="00142F53"/>
    <w:rsid w:val="00157C2F"/>
    <w:rsid w:val="001D44E4"/>
    <w:rsid w:val="001D725D"/>
    <w:rsid w:val="001E0CEE"/>
    <w:rsid w:val="001E6EF0"/>
    <w:rsid w:val="00201AA4"/>
    <w:rsid w:val="002206D4"/>
    <w:rsid w:val="002273F8"/>
    <w:rsid w:val="002439A1"/>
    <w:rsid w:val="00244F0D"/>
    <w:rsid w:val="002C0EA7"/>
    <w:rsid w:val="002C455D"/>
    <w:rsid w:val="002D173C"/>
    <w:rsid w:val="002D5654"/>
    <w:rsid w:val="003425A2"/>
    <w:rsid w:val="00343AFE"/>
    <w:rsid w:val="00343D33"/>
    <w:rsid w:val="00346A3B"/>
    <w:rsid w:val="00351D44"/>
    <w:rsid w:val="00361D60"/>
    <w:rsid w:val="00365501"/>
    <w:rsid w:val="00366B4D"/>
    <w:rsid w:val="003907B6"/>
    <w:rsid w:val="00395269"/>
    <w:rsid w:val="003A203F"/>
    <w:rsid w:val="003A2093"/>
    <w:rsid w:val="003C1752"/>
    <w:rsid w:val="003E40EE"/>
    <w:rsid w:val="0040607C"/>
    <w:rsid w:val="00436277"/>
    <w:rsid w:val="00440B27"/>
    <w:rsid w:val="00475013"/>
    <w:rsid w:val="00487D2C"/>
    <w:rsid w:val="00487FAD"/>
    <w:rsid w:val="00490C56"/>
    <w:rsid w:val="004A4AA9"/>
    <w:rsid w:val="004C5D96"/>
    <w:rsid w:val="004C7487"/>
    <w:rsid w:val="004D6DD9"/>
    <w:rsid w:val="004F17F2"/>
    <w:rsid w:val="004F41B3"/>
    <w:rsid w:val="005007C8"/>
    <w:rsid w:val="00520C61"/>
    <w:rsid w:val="00541ABE"/>
    <w:rsid w:val="00554C4F"/>
    <w:rsid w:val="00563561"/>
    <w:rsid w:val="005B2A9F"/>
    <w:rsid w:val="005C0F8E"/>
    <w:rsid w:val="005E3A01"/>
    <w:rsid w:val="00602323"/>
    <w:rsid w:val="00603D10"/>
    <w:rsid w:val="006236AB"/>
    <w:rsid w:val="006558AB"/>
    <w:rsid w:val="006709BA"/>
    <w:rsid w:val="006A40FA"/>
    <w:rsid w:val="006B7612"/>
    <w:rsid w:val="006D164A"/>
    <w:rsid w:val="006F770E"/>
    <w:rsid w:val="0072274A"/>
    <w:rsid w:val="007447D3"/>
    <w:rsid w:val="00761318"/>
    <w:rsid w:val="007733D5"/>
    <w:rsid w:val="00775A2A"/>
    <w:rsid w:val="007C5F34"/>
    <w:rsid w:val="007E610F"/>
    <w:rsid w:val="0080388B"/>
    <w:rsid w:val="008B056D"/>
    <w:rsid w:val="008B78C2"/>
    <w:rsid w:val="008D4E3F"/>
    <w:rsid w:val="008E28F8"/>
    <w:rsid w:val="009027E0"/>
    <w:rsid w:val="00904B27"/>
    <w:rsid w:val="00953536"/>
    <w:rsid w:val="00975412"/>
    <w:rsid w:val="009A6486"/>
    <w:rsid w:val="009B0D2F"/>
    <w:rsid w:val="009B7AEC"/>
    <w:rsid w:val="009C737A"/>
    <w:rsid w:val="009E0840"/>
    <w:rsid w:val="009E3514"/>
    <w:rsid w:val="009E39E4"/>
    <w:rsid w:val="009F1730"/>
    <w:rsid w:val="00A25F17"/>
    <w:rsid w:val="00A321E0"/>
    <w:rsid w:val="00A507DE"/>
    <w:rsid w:val="00A66799"/>
    <w:rsid w:val="00A83ADD"/>
    <w:rsid w:val="00AA648B"/>
    <w:rsid w:val="00AB3C02"/>
    <w:rsid w:val="00AC2126"/>
    <w:rsid w:val="00AC75E8"/>
    <w:rsid w:val="00AE0988"/>
    <w:rsid w:val="00AF6E19"/>
    <w:rsid w:val="00B005BD"/>
    <w:rsid w:val="00B24012"/>
    <w:rsid w:val="00B27571"/>
    <w:rsid w:val="00B5030D"/>
    <w:rsid w:val="00B752CB"/>
    <w:rsid w:val="00B94F67"/>
    <w:rsid w:val="00BA5A78"/>
    <w:rsid w:val="00BC6EAE"/>
    <w:rsid w:val="00C022AD"/>
    <w:rsid w:val="00C548A6"/>
    <w:rsid w:val="00C81606"/>
    <w:rsid w:val="00C87B9E"/>
    <w:rsid w:val="00CE29CE"/>
    <w:rsid w:val="00CF2D13"/>
    <w:rsid w:val="00D14FEE"/>
    <w:rsid w:val="00D151DD"/>
    <w:rsid w:val="00D74D85"/>
    <w:rsid w:val="00D85F65"/>
    <w:rsid w:val="00DE6B5C"/>
    <w:rsid w:val="00E17C80"/>
    <w:rsid w:val="00E21B5F"/>
    <w:rsid w:val="00E455AB"/>
    <w:rsid w:val="00E716E7"/>
    <w:rsid w:val="00EA340D"/>
    <w:rsid w:val="00EA47EE"/>
    <w:rsid w:val="00EA6598"/>
    <w:rsid w:val="00ED394B"/>
    <w:rsid w:val="00EE27F6"/>
    <w:rsid w:val="00EF0593"/>
    <w:rsid w:val="00F03D2E"/>
    <w:rsid w:val="00F32CAE"/>
    <w:rsid w:val="00F35DF8"/>
    <w:rsid w:val="00F40315"/>
    <w:rsid w:val="00F81FF8"/>
    <w:rsid w:val="00F8200B"/>
    <w:rsid w:val="00F82FDC"/>
    <w:rsid w:val="00F86DE6"/>
    <w:rsid w:val="00F91A5D"/>
    <w:rsid w:val="00FA17E1"/>
    <w:rsid w:val="00FA1EAE"/>
    <w:rsid w:val="00FD2283"/>
    <w:rsid w:val="00FD3BC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394F5"/>
  <w15:chartTrackingRefBased/>
  <w15:docId w15:val="{37BC3C8E-0A3C-48E3-BC22-B6ABE08A4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D6DD9"/>
    <w:pPr>
      <w:ind w:left="720"/>
      <w:contextualSpacing/>
    </w:pPr>
  </w:style>
  <w:style w:type="character" w:styleId="Hipervnculo">
    <w:name w:val="Hyperlink"/>
    <w:basedOn w:val="Fuentedeprrafopredeter"/>
    <w:uiPriority w:val="99"/>
    <w:unhideWhenUsed/>
    <w:rsid w:val="004D6DD9"/>
    <w:rPr>
      <w:color w:val="0563C1" w:themeColor="hyperlink"/>
      <w:u w:val="single"/>
    </w:rPr>
  </w:style>
  <w:style w:type="character" w:styleId="Mencinsinresolver">
    <w:name w:val="Unresolved Mention"/>
    <w:basedOn w:val="Fuentedeprrafopredeter"/>
    <w:uiPriority w:val="99"/>
    <w:semiHidden/>
    <w:unhideWhenUsed/>
    <w:rsid w:val="004D6DD9"/>
    <w:rPr>
      <w:color w:val="605E5C"/>
      <w:shd w:val="clear" w:color="auto" w:fill="E1DFDD"/>
    </w:rPr>
  </w:style>
  <w:style w:type="paragraph" w:styleId="Descripcin">
    <w:name w:val="caption"/>
    <w:basedOn w:val="Normal"/>
    <w:next w:val="Normal"/>
    <w:uiPriority w:val="35"/>
    <w:unhideWhenUsed/>
    <w:qFormat/>
    <w:rsid w:val="00AC75E8"/>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081B4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20960">
      <w:bodyDiv w:val="1"/>
      <w:marLeft w:val="0"/>
      <w:marRight w:val="0"/>
      <w:marTop w:val="0"/>
      <w:marBottom w:val="0"/>
      <w:divBdr>
        <w:top w:val="none" w:sz="0" w:space="0" w:color="auto"/>
        <w:left w:val="none" w:sz="0" w:space="0" w:color="auto"/>
        <w:bottom w:val="none" w:sz="0" w:space="0" w:color="auto"/>
        <w:right w:val="none" w:sz="0" w:space="0" w:color="auto"/>
      </w:divBdr>
      <w:divsChild>
        <w:div w:id="22941607">
          <w:marLeft w:val="0"/>
          <w:marRight w:val="0"/>
          <w:marTop w:val="0"/>
          <w:marBottom w:val="0"/>
          <w:divBdr>
            <w:top w:val="none" w:sz="0" w:space="0" w:color="auto"/>
            <w:left w:val="none" w:sz="0" w:space="0" w:color="auto"/>
            <w:bottom w:val="none" w:sz="0" w:space="0" w:color="auto"/>
            <w:right w:val="none" w:sz="0" w:space="0" w:color="auto"/>
          </w:divBdr>
          <w:divsChild>
            <w:div w:id="214180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509">
      <w:bodyDiv w:val="1"/>
      <w:marLeft w:val="0"/>
      <w:marRight w:val="0"/>
      <w:marTop w:val="0"/>
      <w:marBottom w:val="0"/>
      <w:divBdr>
        <w:top w:val="none" w:sz="0" w:space="0" w:color="auto"/>
        <w:left w:val="none" w:sz="0" w:space="0" w:color="auto"/>
        <w:bottom w:val="none" w:sz="0" w:space="0" w:color="auto"/>
        <w:right w:val="none" w:sz="0" w:space="0" w:color="auto"/>
      </w:divBdr>
      <w:divsChild>
        <w:div w:id="1033187181">
          <w:marLeft w:val="0"/>
          <w:marRight w:val="0"/>
          <w:marTop w:val="0"/>
          <w:marBottom w:val="0"/>
          <w:divBdr>
            <w:top w:val="none" w:sz="0" w:space="0" w:color="auto"/>
            <w:left w:val="none" w:sz="0" w:space="0" w:color="auto"/>
            <w:bottom w:val="none" w:sz="0" w:space="0" w:color="auto"/>
            <w:right w:val="none" w:sz="0" w:space="0" w:color="auto"/>
          </w:divBdr>
          <w:divsChild>
            <w:div w:id="68020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7772">
      <w:bodyDiv w:val="1"/>
      <w:marLeft w:val="0"/>
      <w:marRight w:val="0"/>
      <w:marTop w:val="0"/>
      <w:marBottom w:val="0"/>
      <w:divBdr>
        <w:top w:val="none" w:sz="0" w:space="0" w:color="auto"/>
        <w:left w:val="none" w:sz="0" w:space="0" w:color="auto"/>
        <w:bottom w:val="none" w:sz="0" w:space="0" w:color="auto"/>
        <w:right w:val="none" w:sz="0" w:space="0" w:color="auto"/>
      </w:divBdr>
      <w:divsChild>
        <w:div w:id="1430350689">
          <w:marLeft w:val="0"/>
          <w:marRight w:val="0"/>
          <w:marTop w:val="0"/>
          <w:marBottom w:val="0"/>
          <w:divBdr>
            <w:top w:val="none" w:sz="0" w:space="0" w:color="auto"/>
            <w:left w:val="none" w:sz="0" w:space="0" w:color="auto"/>
            <w:bottom w:val="none" w:sz="0" w:space="0" w:color="auto"/>
            <w:right w:val="none" w:sz="0" w:space="0" w:color="auto"/>
          </w:divBdr>
          <w:divsChild>
            <w:div w:id="2077630573">
              <w:marLeft w:val="0"/>
              <w:marRight w:val="0"/>
              <w:marTop w:val="0"/>
              <w:marBottom w:val="0"/>
              <w:divBdr>
                <w:top w:val="none" w:sz="0" w:space="0" w:color="auto"/>
                <w:left w:val="none" w:sz="0" w:space="0" w:color="auto"/>
                <w:bottom w:val="none" w:sz="0" w:space="0" w:color="auto"/>
                <w:right w:val="none" w:sz="0" w:space="0" w:color="auto"/>
              </w:divBdr>
            </w:div>
            <w:div w:id="2059280150">
              <w:marLeft w:val="0"/>
              <w:marRight w:val="0"/>
              <w:marTop w:val="0"/>
              <w:marBottom w:val="0"/>
              <w:divBdr>
                <w:top w:val="none" w:sz="0" w:space="0" w:color="auto"/>
                <w:left w:val="none" w:sz="0" w:space="0" w:color="auto"/>
                <w:bottom w:val="none" w:sz="0" w:space="0" w:color="auto"/>
                <w:right w:val="none" w:sz="0" w:space="0" w:color="auto"/>
              </w:divBdr>
            </w:div>
            <w:div w:id="66004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21659">
      <w:bodyDiv w:val="1"/>
      <w:marLeft w:val="0"/>
      <w:marRight w:val="0"/>
      <w:marTop w:val="0"/>
      <w:marBottom w:val="0"/>
      <w:divBdr>
        <w:top w:val="none" w:sz="0" w:space="0" w:color="auto"/>
        <w:left w:val="none" w:sz="0" w:space="0" w:color="auto"/>
        <w:bottom w:val="none" w:sz="0" w:space="0" w:color="auto"/>
        <w:right w:val="none" w:sz="0" w:space="0" w:color="auto"/>
      </w:divBdr>
    </w:div>
    <w:div w:id="298734068">
      <w:bodyDiv w:val="1"/>
      <w:marLeft w:val="0"/>
      <w:marRight w:val="0"/>
      <w:marTop w:val="0"/>
      <w:marBottom w:val="0"/>
      <w:divBdr>
        <w:top w:val="none" w:sz="0" w:space="0" w:color="auto"/>
        <w:left w:val="none" w:sz="0" w:space="0" w:color="auto"/>
        <w:bottom w:val="none" w:sz="0" w:space="0" w:color="auto"/>
        <w:right w:val="none" w:sz="0" w:space="0" w:color="auto"/>
      </w:divBdr>
      <w:divsChild>
        <w:div w:id="25640711">
          <w:marLeft w:val="0"/>
          <w:marRight w:val="0"/>
          <w:marTop w:val="0"/>
          <w:marBottom w:val="0"/>
          <w:divBdr>
            <w:top w:val="none" w:sz="0" w:space="0" w:color="auto"/>
            <w:left w:val="none" w:sz="0" w:space="0" w:color="auto"/>
            <w:bottom w:val="none" w:sz="0" w:space="0" w:color="auto"/>
            <w:right w:val="none" w:sz="0" w:space="0" w:color="auto"/>
          </w:divBdr>
          <w:divsChild>
            <w:div w:id="1266230077">
              <w:marLeft w:val="0"/>
              <w:marRight w:val="0"/>
              <w:marTop w:val="0"/>
              <w:marBottom w:val="0"/>
              <w:divBdr>
                <w:top w:val="none" w:sz="0" w:space="0" w:color="auto"/>
                <w:left w:val="none" w:sz="0" w:space="0" w:color="auto"/>
                <w:bottom w:val="none" w:sz="0" w:space="0" w:color="auto"/>
                <w:right w:val="none" w:sz="0" w:space="0" w:color="auto"/>
              </w:divBdr>
            </w:div>
            <w:div w:id="1723287045">
              <w:marLeft w:val="0"/>
              <w:marRight w:val="0"/>
              <w:marTop w:val="0"/>
              <w:marBottom w:val="0"/>
              <w:divBdr>
                <w:top w:val="none" w:sz="0" w:space="0" w:color="auto"/>
                <w:left w:val="none" w:sz="0" w:space="0" w:color="auto"/>
                <w:bottom w:val="none" w:sz="0" w:space="0" w:color="auto"/>
                <w:right w:val="none" w:sz="0" w:space="0" w:color="auto"/>
              </w:divBdr>
            </w:div>
            <w:div w:id="1032462564">
              <w:marLeft w:val="0"/>
              <w:marRight w:val="0"/>
              <w:marTop w:val="0"/>
              <w:marBottom w:val="0"/>
              <w:divBdr>
                <w:top w:val="none" w:sz="0" w:space="0" w:color="auto"/>
                <w:left w:val="none" w:sz="0" w:space="0" w:color="auto"/>
                <w:bottom w:val="none" w:sz="0" w:space="0" w:color="auto"/>
                <w:right w:val="none" w:sz="0" w:space="0" w:color="auto"/>
              </w:divBdr>
            </w:div>
            <w:div w:id="1643466704">
              <w:marLeft w:val="0"/>
              <w:marRight w:val="0"/>
              <w:marTop w:val="0"/>
              <w:marBottom w:val="0"/>
              <w:divBdr>
                <w:top w:val="none" w:sz="0" w:space="0" w:color="auto"/>
                <w:left w:val="none" w:sz="0" w:space="0" w:color="auto"/>
                <w:bottom w:val="none" w:sz="0" w:space="0" w:color="auto"/>
                <w:right w:val="none" w:sz="0" w:space="0" w:color="auto"/>
              </w:divBdr>
            </w:div>
            <w:div w:id="117189802">
              <w:marLeft w:val="0"/>
              <w:marRight w:val="0"/>
              <w:marTop w:val="0"/>
              <w:marBottom w:val="0"/>
              <w:divBdr>
                <w:top w:val="none" w:sz="0" w:space="0" w:color="auto"/>
                <w:left w:val="none" w:sz="0" w:space="0" w:color="auto"/>
                <w:bottom w:val="none" w:sz="0" w:space="0" w:color="auto"/>
                <w:right w:val="none" w:sz="0" w:space="0" w:color="auto"/>
              </w:divBdr>
            </w:div>
            <w:div w:id="16975879">
              <w:marLeft w:val="0"/>
              <w:marRight w:val="0"/>
              <w:marTop w:val="0"/>
              <w:marBottom w:val="0"/>
              <w:divBdr>
                <w:top w:val="none" w:sz="0" w:space="0" w:color="auto"/>
                <w:left w:val="none" w:sz="0" w:space="0" w:color="auto"/>
                <w:bottom w:val="none" w:sz="0" w:space="0" w:color="auto"/>
                <w:right w:val="none" w:sz="0" w:space="0" w:color="auto"/>
              </w:divBdr>
            </w:div>
            <w:div w:id="2079745577">
              <w:marLeft w:val="0"/>
              <w:marRight w:val="0"/>
              <w:marTop w:val="0"/>
              <w:marBottom w:val="0"/>
              <w:divBdr>
                <w:top w:val="none" w:sz="0" w:space="0" w:color="auto"/>
                <w:left w:val="none" w:sz="0" w:space="0" w:color="auto"/>
                <w:bottom w:val="none" w:sz="0" w:space="0" w:color="auto"/>
                <w:right w:val="none" w:sz="0" w:space="0" w:color="auto"/>
              </w:divBdr>
            </w:div>
            <w:div w:id="1750036610">
              <w:marLeft w:val="0"/>
              <w:marRight w:val="0"/>
              <w:marTop w:val="0"/>
              <w:marBottom w:val="0"/>
              <w:divBdr>
                <w:top w:val="none" w:sz="0" w:space="0" w:color="auto"/>
                <w:left w:val="none" w:sz="0" w:space="0" w:color="auto"/>
                <w:bottom w:val="none" w:sz="0" w:space="0" w:color="auto"/>
                <w:right w:val="none" w:sz="0" w:space="0" w:color="auto"/>
              </w:divBdr>
            </w:div>
            <w:div w:id="1601719682">
              <w:marLeft w:val="0"/>
              <w:marRight w:val="0"/>
              <w:marTop w:val="0"/>
              <w:marBottom w:val="0"/>
              <w:divBdr>
                <w:top w:val="none" w:sz="0" w:space="0" w:color="auto"/>
                <w:left w:val="none" w:sz="0" w:space="0" w:color="auto"/>
                <w:bottom w:val="none" w:sz="0" w:space="0" w:color="auto"/>
                <w:right w:val="none" w:sz="0" w:space="0" w:color="auto"/>
              </w:divBdr>
            </w:div>
            <w:div w:id="472524091">
              <w:marLeft w:val="0"/>
              <w:marRight w:val="0"/>
              <w:marTop w:val="0"/>
              <w:marBottom w:val="0"/>
              <w:divBdr>
                <w:top w:val="none" w:sz="0" w:space="0" w:color="auto"/>
                <w:left w:val="none" w:sz="0" w:space="0" w:color="auto"/>
                <w:bottom w:val="none" w:sz="0" w:space="0" w:color="auto"/>
                <w:right w:val="none" w:sz="0" w:space="0" w:color="auto"/>
              </w:divBdr>
            </w:div>
            <w:div w:id="155832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19464">
      <w:bodyDiv w:val="1"/>
      <w:marLeft w:val="0"/>
      <w:marRight w:val="0"/>
      <w:marTop w:val="0"/>
      <w:marBottom w:val="0"/>
      <w:divBdr>
        <w:top w:val="none" w:sz="0" w:space="0" w:color="auto"/>
        <w:left w:val="none" w:sz="0" w:space="0" w:color="auto"/>
        <w:bottom w:val="none" w:sz="0" w:space="0" w:color="auto"/>
        <w:right w:val="none" w:sz="0" w:space="0" w:color="auto"/>
      </w:divBdr>
      <w:divsChild>
        <w:div w:id="758721533">
          <w:marLeft w:val="0"/>
          <w:marRight w:val="0"/>
          <w:marTop w:val="0"/>
          <w:marBottom w:val="0"/>
          <w:divBdr>
            <w:top w:val="none" w:sz="0" w:space="0" w:color="auto"/>
            <w:left w:val="none" w:sz="0" w:space="0" w:color="auto"/>
            <w:bottom w:val="none" w:sz="0" w:space="0" w:color="auto"/>
            <w:right w:val="none" w:sz="0" w:space="0" w:color="auto"/>
          </w:divBdr>
          <w:divsChild>
            <w:div w:id="1252010807">
              <w:marLeft w:val="0"/>
              <w:marRight w:val="0"/>
              <w:marTop w:val="0"/>
              <w:marBottom w:val="0"/>
              <w:divBdr>
                <w:top w:val="none" w:sz="0" w:space="0" w:color="auto"/>
                <w:left w:val="none" w:sz="0" w:space="0" w:color="auto"/>
                <w:bottom w:val="none" w:sz="0" w:space="0" w:color="auto"/>
                <w:right w:val="none" w:sz="0" w:space="0" w:color="auto"/>
              </w:divBdr>
            </w:div>
            <w:div w:id="183487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675591">
      <w:bodyDiv w:val="1"/>
      <w:marLeft w:val="0"/>
      <w:marRight w:val="0"/>
      <w:marTop w:val="0"/>
      <w:marBottom w:val="0"/>
      <w:divBdr>
        <w:top w:val="none" w:sz="0" w:space="0" w:color="auto"/>
        <w:left w:val="none" w:sz="0" w:space="0" w:color="auto"/>
        <w:bottom w:val="none" w:sz="0" w:space="0" w:color="auto"/>
        <w:right w:val="none" w:sz="0" w:space="0" w:color="auto"/>
      </w:divBdr>
      <w:divsChild>
        <w:div w:id="1774746540">
          <w:marLeft w:val="0"/>
          <w:marRight w:val="0"/>
          <w:marTop w:val="0"/>
          <w:marBottom w:val="0"/>
          <w:divBdr>
            <w:top w:val="none" w:sz="0" w:space="0" w:color="auto"/>
            <w:left w:val="none" w:sz="0" w:space="0" w:color="auto"/>
            <w:bottom w:val="none" w:sz="0" w:space="0" w:color="auto"/>
            <w:right w:val="none" w:sz="0" w:space="0" w:color="auto"/>
          </w:divBdr>
          <w:divsChild>
            <w:div w:id="136439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88187">
      <w:bodyDiv w:val="1"/>
      <w:marLeft w:val="0"/>
      <w:marRight w:val="0"/>
      <w:marTop w:val="0"/>
      <w:marBottom w:val="0"/>
      <w:divBdr>
        <w:top w:val="none" w:sz="0" w:space="0" w:color="auto"/>
        <w:left w:val="none" w:sz="0" w:space="0" w:color="auto"/>
        <w:bottom w:val="none" w:sz="0" w:space="0" w:color="auto"/>
        <w:right w:val="none" w:sz="0" w:space="0" w:color="auto"/>
      </w:divBdr>
      <w:divsChild>
        <w:div w:id="1377699601">
          <w:marLeft w:val="0"/>
          <w:marRight w:val="0"/>
          <w:marTop w:val="0"/>
          <w:marBottom w:val="0"/>
          <w:divBdr>
            <w:top w:val="none" w:sz="0" w:space="0" w:color="auto"/>
            <w:left w:val="none" w:sz="0" w:space="0" w:color="auto"/>
            <w:bottom w:val="none" w:sz="0" w:space="0" w:color="auto"/>
            <w:right w:val="none" w:sz="0" w:space="0" w:color="auto"/>
          </w:divBdr>
          <w:divsChild>
            <w:div w:id="1996372416">
              <w:marLeft w:val="0"/>
              <w:marRight w:val="0"/>
              <w:marTop w:val="0"/>
              <w:marBottom w:val="0"/>
              <w:divBdr>
                <w:top w:val="none" w:sz="0" w:space="0" w:color="auto"/>
                <w:left w:val="none" w:sz="0" w:space="0" w:color="auto"/>
                <w:bottom w:val="none" w:sz="0" w:space="0" w:color="auto"/>
                <w:right w:val="none" w:sz="0" w:space="0" w:color="auto"/>
              </w:divBdr>
            </w:div>
            <w:div w:id="649796745">
              <w:marLeft w:val="0"/>
              <w:marRight w:val="0"/>
              <w:marTop w:val="0"/>
              <w:marBottom w:val="0"/>
              <w:divBdr>
                <w:top w:val="none" w:sz="0" w:space="0" w:color="auto"/>
                <w:left w:val="none" w:sz="0" w:space="0" w:color="auto"/>
                <w:bottom w:val="none" w:sz="0" w:space="0" w:color="auto"/>
                <w:right w:val="none" w:sz="0" w:space="0" w:color="auto"/>
              </w:divBdr>
            </w:div>
            <w:div w:id="1386565207">
              <w:marLeft w:val="0"/>
              <w:marRight w:val="0"/>
              <w:marTop w:val="0"/>
              <w:marBottom w:val="0"/>
              <w:divBdr>
                <w:top w:val="none" w:sz="0" w:space="0" w:color="auto"/>
                <w:left w:val="none" w:sz="0" w:space="0" w:color="auto"/>
                <w:bottom w:val="none" w:sz="0" w:space="0" w:color="auto"/>
                <w:right w:val="none" w:sz="0" w:space="0" w:color="auto"/>
              </w:divBdr>
            </w:div>
            <w:div w:id="221329880">
              <w:marLeft w:val="0"/>
              <w:marRight w:val="0"/>
              <w:marTop w:val="0"/>
              <w:marBottom w:val="0"/>
              <w:divBdr>
                <w:top w:val="none" w:sz="0" w:space="0" w:color="auto"/>
                <w:left w:val="none" w:sz="0" w:space="0" w:color="auto"/>
                <w:bottom w:val="none" w:sz="0" w:space="0" w:color="auto"/>
                <w:right w:val="none" w:sz="0" w:space="0" w:color="auto"/>
              </w:divBdr>
            </w:div>
            <w:div w:id="545917402">
              <w:marLeft w:val="0"/>
              <w:marRight w:val="0"/>
              <w:marTop w:val="0"/>
              <w:marBottom w:val="0"/>
              <w:divBdr>
                <w:top w:val="none" w:sz="0" w:space="0" w:color="auto"/>
                <w:left w:val="none" w:sz="0" w:space="0" w:color="auto"/>
                <w:bottom w:val="none" w:sz="0" w:space="0" w:color="auto"/>
                <w:right w:val="none" w:sz="0" w:space="0" w:color="auto"/>
              </w:divBdr>
            </w:div>
            <w:div w:id="15157862">
              <w:marLeft w:val="0"/>
              <w:marRight w:val="0"/>
              <w:marTop w:val="0"/>
              <w:marBottom w:val="0"/>
              <w:divBdr>
                <w:top w:val="none" w:sz="0" w:space="0" w:color="auto"/>
                <w:left w:val="none" w:sz="0" w:space="0" w:color="auto"/>
                <w:bottom w:val="none" w:sz="0" w:space="0" w:color="auto"/>
                <w:right w:val="none" w:sz="0" w:space="0" w:color="auto"/>
              </w:divBdr>
            </w:div>
            <w:div w:id="1346176144">
              <w:marLeft w:val="0"/>
              <w:marRight w:val="0"/>
              <w:marTop w:val="0"/>
              <w:marBottom w:val="0"/>
              <w:divBdr>
                <w:top w:val="none" w:sz="0" w:space="0" w:color="auto"/>
                <w:left w:val="none" w:sz="0" w:space="0" w:color="auto"/>
                <w:bottom w:val="none" w:sz="0" w:space="0" w:color="auto"/>
                <w:right w:val="none" w:sz="0" w:space="0" w:color="auto"/>
              </w:divBdr>
            </w:div>
            <w:div w:id="448817679">
              <w:marLeft w:val="0"/>
              <w:marRight w:val="0"/>
              <w:marTop w:val="0"/>
              <w:marBottom w:val="0"/>
              <w:divBdr>
                <w:top w:val="none" w:sz="0" w:space="0" w:color="auto"/>
                <w:left w:val="none" w:sz="0" w:space="0" w:color="auto"/>
                <w:bottom w:val="none" w:sz="0" w:space="0" w:color="auto"/>
                <w:right w:val="none" w:sz="0" w:space="0" w:color="auto"/>
              </w:divBdr>
            </w:div>
            <w:div w:id="1719863165">
              <w:marLeft w:val="0"/>
              <w:marRight w:val="0"/>
              <w:marTop w:val="0"/>
              <w:marBottom w:val="0"/>
              <w:divBdr>
                <w:top w:val="none" w:sz="0" w:space="0" w:color="auto"/>
                <w:left w:val="none" w:sz="0" w:space="0" w:color="auto"/>
                <w:bottom w:val="none" w:sz="0" w:space="0" w:color="auto"/>
                <w:right w:val="none" w:sz="0" w:space="0" w:color="auto"/>
              </w:divBdr>
            </w:div>
            <w:div w:id="148985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27772">
      <w:bodyDiv w:val="1"/>
      <w:marLeft w:val="0"/>
      <w:marRight w:val="0"/>
      <w:marTop w:val="0"/>
      <w:marBottom w:val="0"/>
      <w:divBdr>
        <w:top w:val="none" w:sz="0" w:space="0" w:color="auto"/>
        <w:left w:val="none" w:sz="0" w:space="0" w:color="auto"/>
        <w:bottom w:val="none" w:sz="0" w:space="0" w:color="auto"/>
        <w:right w:val="none" w:sz="0" w:space="0" w:color="auto"/>
      </w:divBdr>
      <w:divsChild>
        <w:div w:id="499277768">
          <w:marLeft w:val="0"/>
          <w:marRight w:val="0"/>
          <w:marTop w:val="0"/>
          <w:marBottom w:val="0"/>
          <w:divBdr>
            <w:top w:val="none" w:sz="0" w:space="0" w:color="auto"/>
            <w:left w:val="none" w:sz="0" w:space="0" w:color="auto"/>
            <w:bottom w:val="none" w:sz="0" w:space="0" w:color="auto"/>
            <w:right w:val="none" w:sz="0" w:space="0" w:color="auto"/>
          </w:divBdr>
          <w:divsChild>
            <w:div w:id="926428873">
              <w:marLeft w:val="0"/>
              <w:marRight w:val="0"/>
              <w:marTop w:val="0"/>
              <w:marBottom w:val="0"/>
              <w:divBdr>
                <w:top w:val="none" w:sz="0" w:space="0" w:color="auto"/>
                <w:left w:val="none" w:sz="0" w:space="0" w:color="auto"/>
                <w:bottom w:val="none" w:sz="0" w:space="0" w:color="auto"/>
                <w:right w:val="none" w:sz="0" w:space="0" w:color="auto"/>
              </w:divBdr>
            </w:div>
            <w:div w:id="1606226978">
              <w:marLeft w:val="0"/>
              <w:marRight w:val="0"/>
              <w:marTop w:val="0"/>
              <w:marBottom w:val="0"/>
              <w:divBdr>
                <w:top w:val="none" w:sz="0" w:space="0" w:color="auto"/>
                <w:left w:val="none" w:sz="0" w:space="0" w:color="auto"/>
                <w:bottom w:val="none" w:sz="0" w:space="0" w:color="auto"/>
                <w:right w:val="none" w:sz="0" w:space="0" w:color="auto"/>
              </w:divBdr>
            </w:div>
            <w:div w:id="2103332779">
              <w:marLeft w:val="0"/>
              <w:marRight w:val="0"/>
              <w:marTop w:val="0"/>
              <w:marBottom w:val="0"/>
              <w:divBdr>
                <w:top w:val="none" w:sz="0" w:space="0" w:color="auto"/>
                <w:left w:val="none" w:sz="0" w:space="0" w:color="auto"/>
                <w:bottom w:val="none" w:sz="0" w:space="0" w:color="auto"/>
                <w:right w:val="none" w:sz="0" w:space="0" w:color="auto"/>
              </w:divBdr>
            </w:div>
            <w:div w:id="1920671417">
              <w:marLeft w:val="0"/>
              <w:marRight w:val="0"/>
              <w:marTop w:val="0"/>
              <w:marBottom w:val="0"/>
              <w:divBdr>
                <w:top w:val="none" w:sz="0" w:space="0" w:color="auto"/>
                <w:left w:val="none" w:sz="0" w:space="0" w:color="auto"/>
                <w:bottom w:val="none" w:sz="0" w:space="0" w:color="auto"/>
                <w:right w:val="none" w:sz="0" w:space="0" w:color="auto"/>
              </w:divBdr>
            </w:div>
            <w:div w:id="916863207">
              <w:marLeft w:val="0"/>
              <w:marRight w:val="0"/>
              <w:marTop w:val="0"/>
              <w:marBottom w:val="0"/>
              <w:divBdr>
                <w:top w:val="none" w:sz="0" w:space="0" w:color="auto"/>
                <w:left w:val="none" w:sz="0" w:space="0" w:color="auto"/>
                <w:bottom w:val="none" w:sz="0" w:space="0" w:color="auto"/>
                <w:right w:val="none" w:sz="0" w:space="0" w:color="auto"/>
              </w:divBdr>
            </w:div>
            <w:div w:id="2118866311">
              <w:marLeft w:val="0"/>
              <w:marRight w:val="0"/>
              <w:marTop w:val="0"/>
              <w:marBottom w:val="0"/>
              <w:divBdr>
                <w:top w:val="none" w:sz="0" w:space="0" w:color="auto"/>
                <w:left w:val="none" w:sz="0" w:space="0" w:color="auto"/>
                <w:bottom w:val="none" w:sz="0" w:space="0" w:color="auto"/>
                <w:right w:val="none" w:sz="0" w:space="0" w:color="auto"/>
              </w:divBdr>
            </w:div>
            <w:div w:id="1156993893">
              <w:marLeft w:val="0"/>
              <w:marRight w:val="0"/>
              <w:marTop w:val="0"/>
              <w:marBottom w:val="0"/>
              <w:divBdr>
                <w:top w:val="none" w:sz="0" w:space="0" w:color="auto"/>
                <w:left w:val="none" w:sz="0" w:space="0" w:color="auto"/>
                <w:bottom w:val="none" w:sz="0" w:space="0" w:color="auto"/>
                <w:right w:val="none" w:sz="0" w:space="0" w:color="auto"/>
              </w:divBdr>
            </w:div>
            <w:div w:id="2060739202">
              <w:marLeft w:val="0"/>
              <w:marRight w:val="0"/>
              <w:marTop w:val="0"/>
              <w:marBottom w:val="0"/>
              <w:divBdr>
                <w:top w:val="none" w:sz="0" w:space="0" w:color="auto"/>
                <w:left w:val="none" w:sz="0" w:space="0" w:color="auto"/>
                <w:bottom w:val="none" w:sz="0" w:space="0" w:color="auto"/>
                <w:right w:val="none" w:sz="0" w:space="0" w:color="auto"/>
              </w:divBdr>
            </w:div>
            <w:div w:id="1071123277">
              <w:marLeft w:val="0"/>
              <w:marRight w:val="0"/>
              <w:marTop w:val="0"/>
              <w:marBottom w:val="0"/>
              <w:divBdr>
                <w:top w:val="none" w:sz="0" w:space="0" w:color="auto"/>
                <w:left w:val="none" w:sz="0" w:space="0" w:color="auto"/>
                <w:bottom w:val="none" w:sz="0" w:space="0" w:color="auto"/>
                <w:right w:val="none" w:sz="0" w:space="0" w:color="auto"/>
              </w:divBdr>
            </w:div>
            <w:div w:id="550843468">
              <w:marLeft w:val="0"/>
              <w:marRight w:val="0"/>
              <w:marTop w:val="0"/>
              <w:marBottom w:val="0"/>
              <w:divBdr>
                <w:top w:val="none" w:sz="0" w:space="0" w:color="auto"/>
                <w:left w:val="none" w:sz="0" w:space="0" w:color="auto"/>
                <w:bottom w:val="none" w:sz="0" w:space="0" w:color="auto"/>
                <w:right w:val="none" w:sz="0" w:space="0" w:color="auto"/>
              </w:divBdr>
            </w:div>
            <w:div w:id="1897859307">
              <w:marLeft w:val="0"/>
              <w:marRight w:val="0"/>
              <w:marTop w:val="0"/>
              <w:marBottom w:val="0"/>
              <w:divBdr>
                <w:top w:val="none" w:sz="0" w:space="0" w:color="auto"/>
                <w:left w:val="none" w:sz="0" w:space="0" w:color="auto"/>
                <w:bottom w:val="none" w:sz="0" w:space="0" w:color="auto"/>
                <w:right w:val="none" w:sz="0" w:space="0" w:color="auto"/>
              </w:divBdr>
            </w:div>
            <w:div w:id="527448456">
              <w:marLeft w:val="0"/>
              <w:marRight w:val="0"/>
              <w:marTop w:val="0"/>
              <w:marBottom w:val="0"/>
              <w:divBdr>
                <w:top w:val="none" w:sz="0" w:space="0" w:color="auto"/>
                <w:left w:val="none" w:sz="0" w:space="0" w:color="auto"/>
                <w:bottom w:val="none" w:sz="0" w:space="0" w:color="auto"/>
                <w:right w:val="none" w:sz="0" w:space="0" w:color="auto"/>
              </w:divBdr>
            </w:div>
            <w:div w:id="1114790113">
              <w:marLeft w:val="0"/>
              <w:marRight w:val="0"/>
              <w:marTop w:val="0"/>
              <w:marBottom w:val="0"/>
              <w:divBdr>
                <w:top w:val="none" w:sz="0" w:space="0" w:color="auto"/>
                <w:left w:val="none" w:sz="0" w:space="0" w:color="auto"/>
                <w:bottom w:val="none" w:sz="0" w:space="0" w:color="auto"/>
                <w:right w:val="none" w:sz="0" w:space="0" w:color="auto"/>
              </w:divBdr>
            </w:div>
            <w:div w:id="1525634775">
              <w:marLeft w:val="0"/>
              <w:marRight w:val="0"/>
              <w:marTop w:val="0"/>
              <w:marBottom w:val="0"/>
              <w:divBdr>
                <w:top w:val="none" w:sz="0" w:space="0" w:color="auto"/>
                <w:left w:val="none" w:sz="0" w:space="0" w:color="auto"/>
                <w:bottom w:val="none" w:sz="0" w:space="0" w:color="auto"/>
                <w:right w:val="none" w:sz="0" w:space="0" w:color="auto"/>
              </w:divBdr>
            </w:div>
            <w:div w:id="616839930">
              <w:marLeft w:val="0"/>
              <w:marRight w:val="0"/>
              <w:marTop w:val="0"/>
              <w:marBottom w:val="0"/>
              <w:divBdr>
                <w:top w:val="none" w:sz="0" w:space="0" w:color="auto"/>
                <w:left w:val="none" w:sz="0" w:space="0" w:color="auto"/>
                <w:bottom w:val="none" w:sz="0" w:space="0" w:color="auto"/>
                <w:right w:val="none" w:sz="0" w:space="0" w:color="auto"/>
              </w:divBdr>
            </w:div>
            <w:div w:id="508057457">
              <w:marLeft w:val="0"/>
              <w:marRight w:val="0"/>
              <w:marTop w:val="0"/>
              <w:marBottom w:val="0"/>
              <w:divBdr>
                <w:top w:val="none" w:sz="0" w:space="0" w:color="auto"/>
                <w:left w:val="none" w:sz="0" w:space="0" w:color="auto"/>
                <w:bottom w:val="none" w:sz="0" w:space="0" w:color="auto"/>
                <w:right w:val="none" w:sz="0" w:space="0" w:color="auto"/>
              </w:divBdr>
            </w:div>
            <w:div w:id="919562588">
              <w:marLeft w:val="0"/>
              <w:marRight w:val="0"/>
              <w:marTop w:val="0"/>
              <w:marBottom w:val="0"/>
              <w:divBdr>
                <w:top w:val="none" w:sz="0" w:space="0" w:color="auto"/>
                <w:left w:val="none" w:sz="0" w:space="0" w:color="auto"/>
                <w:bottom w:val="none" w:sz="0" w:space="0" w:color="auto"/>
                <w:right w:val="none" w:sz="0" w:space="0" w:color="auto"/>
              </w:divBdr>
            </w:div>
            <w:div w:id="150293101">
              <w:marLeft w:val="0"/>
              <w:marRight w:val="0"/>
              <w:marTop w:val="0"/>
              <w:marBottom w:val="0"/>
              <w:divBdr>
                <w:top w:val="none" w:sz="0" w:space="0" w:color="auto"/>
                <w:left w:val="none" w:sz="0" w:space="0" w:color="auto"/>
                <w:bottom w:val="none" w:sz="0" w:space="0" w:color="auto"/>
                <w:right w:val="none" w:sz="0" w:space="0" w:color="auto"/>
              </w:divBdr>
            </w:div>
            <w:div w:id="1198469739">
              <w:marLeft w:val="0"/>
              <w:marRight w:val="0"/>
              <w:marTop w:val="0"/>
              <w:marBottom w:val="0"/>
              <w:divBdr>
                <w:top w:val="none" w:sz="0" w:space="0" w:color="auto"/>
                <w:left w:val="none" w:sz="0" w:space="0" w:color="auto"/>
                <w:bottom w:val="none" w:sz="0" w:space="0" w:color="auto"/>
                <w:right w:val="none" w:sz="0" w:space="0" w:color="auto"/>
              </w:divBdr>
            </w:div>
            <w:div w:id="118104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82018">
      <w:bodyDiv w:val="1"/>
      <w:marLeft w:val="0"/>
      <w:marRight w:val="0"/>
      <w:marTop w:val="0"/>
      <w:marBottom w:val="0"/>
      <w:divBdr>
        <w:top w:val="none" w:sz="0" w:space="0" w:color="auto"/>
        <w:left w:val="none" w:sz="0" w:space="0" w:color="auto"/>
        <w:bottom w:val="none" w:sz="0" w:space="0" w:color="auto"/>
        <w:right w:val="none" w:sz="0" w:space="0" w:color="auto"/>
      </w:divBdr>
      <w:divsChild>
        <w:div w:id="738400879">
          <w:marLeft w:val="0"/>
          <w:marRight w:val="0"/>
          <w:marTop w:val="0"/>
          <w:marBottom w:val="0"/>
          <w:divBdr>
            <w:top w:val="none" w:sz="0" w:space="0" w:color="auto"/>
            <w:left w:val="none" w:sz="0" w:space="0" w:color="auto"/>
            <w:bottom w:val="none" w:sz="0" w:space="0" w:color="auto"/>
            <w:right w:val="none" w:sz="0" w:space="0" w:color="auto"/>
          </w:divBdr>
          <w:divsChild>
            <w:div w:id="2057074012">
              <w:marLeft w:val="0"/>
              <w:marRight w:val="0"/>
              <w:marTop w:val="0"/>
              <w:marBottom w:val="0"/>
              <w:divBdr>
                <w:top w:val="none" w:sz="0" w:space="0" w:color="auto"/>
                <w:left w:val="none" w:sz="0" w:space="0" w:color="auto"/>
                <w:bottom w:val="none" w:sz="0" w:space="0" w:color="auto"/>
                <w:right w:val="none" w:sz="0" w:space="0" w:color="auto"/>
              </w:divBdr>
            </w:div>
            <w:div w:id="32657507">
              <w:marLeft w:val="0"/>
              <w:marRight w:val="0"/>
              <w:marTop w:val="0"/>
              <w:marBottom w:val="0"/>
              <w:divBdr>
                <w:top w:val="none" w:sz="0" w:space="0" w:color="auto"/>
                <w:left w:val="none" w:sz="0" w:space="0" w:color="auto"/>
                <w:bottom w:val="none" w:sz="0" w:space="0" w:color="auto"/>
                <w:right w:val="none" w:sz="0" w:space="0" w:color="auto"/>
              </w:divBdr>
            </w:div>
            <w:div w:id="2109427042">
              <w:marLeft w:val="0"/>
              <w:marRight w:val="0"/>
              <w:marTop w:val="0"/>
              <w:marBottom w:val="0"/>
              <w:divBdr>
                <w:top w:val="none" w:sz="0" w:space="0" w:color="auto"/>
                <w:left w:val="none" w:sz="0" w:space="0" w:color="auto"/>
                <w:bottom w:val="none" w:sz="0" w:space="0" w:color="auto"/>
                <w:right w:val="none" w:sz="0" w:space="0" w:color="auto"/>
              </w:divBdr>
            </w:div>
            <w:div w:id="1364987098">
              <w:marLeft w:val="0"/>
              <w:marRight w:val="0"/>
              <w:marTop w:val="0"/>
              <w:marBottom w:val="0"/>
              <w:divBdr>
                <w:top w:val="none" w:sz="0" w:space="0" w:color="auto"/>
                <w:left w:val="none" w:sz="0" w:space="0" w:color="auto"/>
                <w:bottom w:val="none" w:sz="0" w:space="0" w:color="auto"/>
                <w:right w:val="none" w:sz="0" w:space="0" w:color="auto"/>
              </w:divBdr>
            </w:div>
            <w:div w:id="203755769">
              <w:marLeft w:val="0"/>
              <w:marRight w:val="0"/>
              <w:marTop w:val="0"/>
              <w:marBottom w:val="0"/>
              <w:divBdr>
                <w:top w:val="none" w:sz="0" w:space="0" w:color="auto"/>
                <w:left w:val="none" w:sz="0" w:space="0" w:color="auto"/>
                <w:bottom w:val="none" w:sz="0" w:space="0" w:color="auto"/>
                <w:right w:val="none" w:sz="0" w:space="0" w:color="auto"/>
              </w:divBdr>
            </w:div>
            <w:div w:id="607662328">
              <w:marLeft w:val="0"/>
              <w:marRight w:val="0"/>
              <w:marTop w:val="0"/>
              <w:marBottom w:val="0"/>
              <w:divBdr>
                <w:top w:val="none" w:sz="0" w:space="0" w:color="auto"/>
                <w:left w:val="none" w:sz="0" w:space="0" w:color="auto"/>
                <w:bottom w:val="none" w:sz="0" w:space="0" w:color="auto"/>
                <w:right w:val="none" w:sz="0" w:space="0" w:color="auto"/>
              </w:divBdr>
            </w:div>
            <w:div w:id="998654669">
              <w:marLeft w:val="0"/>
              <w:marRight w:val="0"/>
              <w:marTop w:val="0"/>
              <w:marBottom w:val="0"/>
              <w:divBdr>
                <w:top w:val="none" w:sz="0" w:space="0" w:color="auto"/>
                <w:left w:val="none" w:sz="0" w:space="0" w:color="auto"/>
                <w:bottom w:val="none" w:sz="0" w:space="0" w:color="auto"/>
                <w:right w:val="none" w:sz="0" w:space="0" w:color="auto"/>
              </w:divBdr>
            </w:div>
            <w:div w:id="1100878546">
              <w:marLeft w:val="0"/>
              <w:marRight w:val="0"/>
              <w:marTop w:val="0"/>
              <w:marBottom w:val="0"/>
              <w:divBdr>
                <w:top w:val="none" w:sz="0" w:space="0" w:color="auto"/>
                <w:left w:val="none" w:sz="0" w:space="0" w:color="auto"/>
                <w:bottom w:val="none" w:sz="0" w:space="0" w:color="auto"/>
                <w:right w:val="none" w:sz="0" w:space="0" w:color="auto"/>
              </w:divBdr>
            </w:div>
            <w:div w:id="109519841">
              <w:marLeft w:val="0"/>
              <w:marRight w:val="0"/>
              <w:marTop w:val="0"/>
              <w:marBottom w:val="0"/>
              <w:divBdr>
                <w:top w:val="none" w:sz="0" w:space="0" w:color="auto"/>
                <w:left w:val="none" w:sz="0" w:space="0" w:color="auto"/>
                <w:bottom w:val="none" w:sz="0" w:space="0" w:color="auto"/>
                <w:right w:val="none" w:sz="0" w:space="0" w:color="auto"/>
              </w:divBdr>
            </w:div>
            <w:div w:id="468920">
              <w:marLeft w:val="0"/>
              <w:marRight w:val="0"/>
              <w:marTop w:val="0"/>
              <w:marBottom w:val="0"/>
              <w:divBdr>
                <w:top w:val="none" w:sz="0" w:space="0" w:color="auto"/>
                <w:left w:val="none" w:sz="0" w:space="0" w:color="auto"/>
                <w:bottom w:val="none" w:sz="0" w:space="0" w:color="auto"/>
                <w:right w:val="none" w:sz="0" w:space="0" w:color="auto"/>
              </w:divBdr>
            </w:div>
            <w:div w:id="1085683701">
              <w:marLeft w:val="0"/>
              <w:marRight w:val="0"/>
              <w:marTop w:val="0"/>
              <w:marBottom w:val="0"/>
              <w:divBdr>
                <w:top w:val="none" w:sz="0" w:space="0" w:color="auto"/>
                <w:left w:val="none" w:sz="0" w:space="0" w:color="auto"/>
                <w:bottom w:val="none" w:sz="0" w:space="0" w:color="auto"/>
                <w:right w:val="none" w:sz="0" w:space="0" w:color="auto"/>
              </w:divBdr>
            </w:div>
            <w:div w:id="988902565">
              <w:marLeft w:val="0"/>
              <w:marRight w:val="0"/>
              <w:marTop w:val="0"/>
              <w:marBottom w:val="0"/>
              <w:divBdr>
                <w:top w:val="none" w:sz="0" w:space="0" w:color="auto"/>
                <w:left w:val="none" w:sz="0" w:space="0" w:color="auto"/>
                <w:bottom w:val="none" w:sz="0" w:space="0" w:color="auto"/>
                <w:right w:val="none" w:sz="0" w:space="0" w:color="auto"/>
              </w:divBdr>
            </w:div>
            <w:div w:id="147289980">
              <w:marLeft w:val="0"/>
              <w:marRight w:val="0"/>
              <w:marTop w:val="0"/>
              <w:marBottom w:val="0"/>
              <w:divBdr>
                <w:top w:val="none" w:sz="0" w:space="0" w:color="auto"/>
                <w:left w:val="none" w:sz="0" w:space="0" w:color="auto"/>
                <w:bottom w:val="none" w:sz="0" w:space="0" w:color="auto"/>
                <w:right w:val="none" w:sz="0" w:space="0" w:color="auto"/>
              </w:divBdr>
            </w:div>
            <w:div w:id="2009167291">
              <w:marLeft w:val="0"/>
              <w:marRight w:val="0"/>
              <w:marTop w:val="0"/>
              <w:marBottom w:val="0"/>
              <w:divBdr>
                <w:top w:val="none" w:sz="0" w:space="0" w:color="auto"/>
                <w:left w:val="none" w:sz="0" w:space="0" w:color="auto"/>
                <w:bottom w:val="none" w:sz="0" w:space="0" w:color="auto"/>
                <w:right w:val="none" w:sz="0" w:space="0" w:color="auto"/>
              </w:divBdr>
            </w:div>
            <w:div w:id="694766620">
              <w:marLeft w:val="0"/>
              <w:marRight w:val="0"/>
              <w:marTop w:val="0"/>
              <w:marBottom w:val="0"/>
              <w:divBdr>
                <w:top w:val="none" w:sz="0" w:space="0" w:color="auto"/>
                <w:left w:val="none" w:sz="0" w:space="0" w:color="auto"/>
                <w:bottom w:val="none" w:sz="0" w:space="0" w:color="auto"/>
                <w:right w:val="none" w:sz="0" w:space="0" w:color="auto"/>
              </w:divBdr>
            </w:div>
            <w:div w:id="1945531922">
              <w:marLeft w:val="0"/>
              <w:marRight w:val="0"/>
              <w:marTop w:val="0"/>
              <w:marBottom w:val="0"/>
              <w:divBdr>
                <w:top w:val="none" w:sz="0" w:space="0" w:color="auto"/>
                <w:left w:val="none" w:sz="0" w:space="0" w:color="auto"/>
                <w:bottom w:val="none" w:sz="0" w:space="0" w:color="auto"/>
                <w:right w:val="none" w:sz="0" w:space="0" w:color="auto"/>
              </w:divBdr>
            </w:div>
            <w:div w:id="74279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95140">
      <w:bodyDiv w:val="1"/>
      <w:marLeft w:val="0"/>
      <w:marRight w:val="0"/>
      <w:marTop w:val="0"/>
      <w:marBottom w:val="0"/>
      <w:divBdr>
        <w:top w:val="none" w:sz="0" w:space="0" w:color="auto"/>
        <w:left w:val="none" w:sz="0" w:space="0" w:color="auto"/>
        <w:bottom w:val="none" w:sz="0" w:space="0" w:color="auto"/>
        <w:right w:val="none" w:sz="0" w:space="0" w:color="auto"/>
      </w:divBdr>
    </w:div>
    <w:div w:id="748044141">
      <w:bodyDiv w:val="1"/>
      <w:marLeft w:val="0"/>
      <w:marRight w:val="0"/>
      <w:marTop w:val="0"/>
      <w:marBottom w:val="0"/>
      <w:divBdr>
        <w:top w:val="none" w:sz="0" w:space="0" w:color="auto"/>
        <w:left w:val="none" w:sz="0" w:space="0" w:color="auto"/>
        <w:bottom w:val="none" w:sz="0" w:space="0" w:color="auto"/>
        <w:right w:val="none" w:sz="0" w:space="0" w:color="auto"/>
      </w:divBdr>
      <w:divsChild>
        <w:div w:id="2109735317">
          <w:marLeft w:val="0"/>
          <w:marRight w:val="0"/>
          <w:marTop w:val="0"/>
          <w:marBottom w:val="0"/>
          <w:divBdr>
            <w:top w:val="none" w:sz="0" w:space="0" w:color="auto"/>
            <w:left w:val="none" w:sz="0" w:space="0" w:color="auto"/>
            <w:bottom w:val="none" w:sz="0" w:space="0" w:color="auto"/>
            <w:right w:val="none" w:sz="0" w:space="0" w:color="auto"/>
          </w:divBdr>
          <w:divsChild>
            <w:div w:id="302469165">
              <w:marLeft w:val="0"/>
              <w:marRight w:val="0"/>
              <w:marTop w:val="0"/>
              <w:marBottom w:val="0"/>
              <w:divBdr>
                <w:top w:val="none" w:sz="0" w:space="0" w:color="auto"/>
                <w:left w:val="none" w:sz="0" w:space="0" w:color="auto"/>
                <w:bottom w:val="none" w:sz="0" w:space="0" w:color="auto"/>
                <w:right w:val="none" w:sz="0" w:space="0" w:color="auto"/>
              </w:divBdr>
            </w:div>
            <w:div w:id="1842895183">
              <w:marLeft w:val="0"/>
              <w:marRight w:val="0"/>
              <w:marTop w:val="0"/>
              <w:marBottom w:val="0"/>
              <w:divBdr>
                <w:top w:val="none" w:sz="0" w:space="0" w:color="auto"/>
                <w:left w:val="none" w:sz="0" w:space="0" w:color="auto"/>
                <w:bottom w:val="none" w:sz="0" w:space="0" w:color="auto"/>
                <w:right w:val="none" w:sz="0" w:space="0" w:color="auto"/>
              </w:divBdr>
            </w:div>
            <w:div w:id="1264413969">
              <w:marLeft w:val="0"/>
              <w:marRight w:val="0"/>
              <w:marTop w:val="0"/>
              <w:marBottom w:val="0"/>
              <w:divBdr>
                <w:top w:val="none" w:sz="0" w:space="0" w:color="auto"/>
                <w:left w:val="none" w:sz="0" w:space="0" w:color="auto"/>
                <w:bottom w:val="none" w:sz="0" w:space="0" w:color="auto"/>
                <w:right w:val="none" w:sz="0" w:space="0" w:color="auto"/>
              </w:divBdr>
            </w:div>
            <w:div w:id="1159494559">
              <w:marLeft w:val="0"/>
              <w:marRight w:val="0"/>
              <w:marTop w:val="0"/>
              <w:marBottom w:val="0"/>
              <w:divBdr>
                <w:top w:val="none" w:sz="0" w:space="0" w:color="auto"/>
                <w:left w:val="none" w:sz="0" w:space="0" w:color="auto"/>
                <w:bottom w:val="none" w:sz="0" w:space="0" w:color="auto"/>
                <w:right w:val="none" w:sz="0" w:space="0" w:color="auto"/>
              </w:divBdr>
            </w:div>
            <w:div w:id="529993694">
              <w:marLeft w:val="0"/>
              <w:marRight w:val="0"/>
              <w:marTop w:val="0"/>
              <w:marBottom w:val="0"/>
              <w:divBdr>
                <w:top w:val="none" w:sz="0" w:space="0" w:color="auto"/>
                <w:left w:val="none" w:sz="0" w:space="0" w:color="auto"/>
                <w:bottom w:val="none" w:sz="0" w:space="0" w:color="auto"/>
                <w:right w:val="none" w:sz="0" w:space="0" w:color="auto"/>
              </w:divBdr>
            </w:div>
            <w:div w:id="1321079084">
              <w:marLeft w:val="0"/>
              <w:marRight w:val="0"/>
              <w:marTop w:val="0"/>
              <w:marBottom w:val="0"/>
              <w:divBdr>
                <w:top w:val="none" w:sz="0" w:space="0" w:color="auto"/>
                <w:left w:val="none" w:sz="0" w:space="0" w:color="auto"/>
                <w:bottom w:val="none" w:sz="0" w:space="0" w:color="auto"/>
                <w:right w:val="none" w:sz="0" w:space="0" w:color="auto"/>
              </w:divBdr>
            </w:div>
            <w:div w:id="1232815122">
              <w:marLeft w:val="0"/>
              <w:marRight w:val="0"/>
              <w:marTop w:val="0"/>
              <w:marBottom w:val="0"/>
              <w:divBdr>
                <w:top w:val="none" w:sz="0" w:space="0" w:color="auto"/>
                <w:left w:val="none" w:sz="0" w:space="0" w:color="auto"/>
                <w:bottom w:val="none" w:sz="0" w:space="0" w:color="auto"/>
                <w:right w:val="none" w:sz="0" w:space="0" w:color="auto"/>
              </w:divBdr>
            </w:div>
            <w:div w:id="1712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7079">
      <w:bodyDiv w:val="1"/>
      <w:marLeft w:val="0"/>
      <w:marRight w:val="0"/>
      <w:marTop w:val="0"/>
      <w:marBottom w:val="0"/>
      <w:divBdr>
        <w:top w:val="none" w:sz="0" w:space="0" w:color="auto"/>
        <w:left w:val="none" w:sz="0" w:space="0" w:color="auto"/>
        <w:bottom w:val="none" w:sz="0" w:space="0" w:color="auto"/>
        <w:right w:val="none" w:sz="0" w:space="0" w:color="auto"/>
      </w:divBdr>
    </w:div>
    <w:div w:id="973678257">
      <w:bodyDiv w:val="1"/>
      <w:marLeft w:val="0"/>
      <w:marRight w:val="0"/>
      <w:marTop w:val="0"/>
      <w:marBottom w:val="0"/>
      <w:divBdr>
        <w:top w:val="none" w:sz="0" w:space="0" w:color="auto"/>
        <w:left w:val="none" w:sz="0" w:space="0" w:color="auto"/>
        <w:bottom w:val="none" w:sz="0" w:space="0" w:color="auto"/>
        <w:right w:val="none" w:sz="0" w:space="0" w:color="auto"/>
      </w:divBdr>
    </w:div>
    <w:div w:id="999121767">
      <w:bodyDiv w:val="1"/>
      <w:marLeft w:val="0"/>
      <w:marRight w:val="0"/>
      <w:marTop w:val="0"/>
      <w:marBottom w:val="0"/>
      <w:divBdr>
        <w:top w:val="none" w:sz="0" w:space="0" w:color="auto"/>
        <w:left w:val="none" w:sz="0" w:space="0" w:color="auto"/>
        <w:bottom w:val="none" w:sz="0" w:space="0" w:color="auto"/>
        <w:right w:val="none" w:sz="0" w:space="0" w:color="auto"/>
      </w:divBdr>
      <w:divsChild>
        <w:div w:id="803548465">
          <w:marLeft w:val="0"/>
          <w:marRight w:val="0"/>
          <w:marTop w:val="0"/>
          <w:marBottom w:val="0"/>
          <w:divBdr>
            <w:top w:val="none" w:sz="0" w:space="0" w:color="auto"/>
            <w:left w:val="none" w:sz="0" w:space="0" w:color="auto"/>
            <w:bottom w:val="none" w:sz="0" w:space="0" w:color="auto"/>
            <w:right w:val="none" w:sz="0" w:space="0" w:color="auto"/>
          </w:divBdr>
          <w:divsChild>
            <w:div w:id="12007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70939">
      <w:bodyDiv w:val="1"/>
      <w:marLeft w:val="0"/>
      <w:marRight w:val="0"/>
      <w:marTop w:val="0"/>
      <w:marBottom w:val="0"/>
      <w:divBdr>
        <w:top w:val="none" w:sz="0" w:space="0" w:color="auto"/>
        <w:left w:val="none" w:sz="0" w:space="0" w:color="auto"/>
        <w:bottom w:val="none" w:sz="0" w:space="0" w:color="auto"/>
        <w:right w:val="none" w:sz="0" w:space="0" w:color="auto"/>
      </w:divBdr>
    </w:div>
    <w:div w:id="1115756710">
      <w:bodyDiv w:val="1"/>
      <w:marLeft w:val="0"/>
      <w:marRight w:val="0"/>
      <w:marTop w:val="0"/>
      <w:marBottom w:val="0"/>
      <w:divBdr>
        <w:top w:val="none" w:sz="0" w:space="0" w:color="auto"/>
        <w:left w:val="none" w:sz="0" w:space="0" w:color="auto"/>
        <w:bottom w:val="none" w:sz="0" w:space="0" w:color="auto"/>
        <w:right w:val="none" w:sz="0" w:space="0" w:color="auto"/>
      </w:divBdr>
      <w:divsChild>
        <w:div w:id="1314682803">
          <w:marLeft w:val="0"/>
          <w:marRight w:val="0"/>
          <w:marTop w:val="0"/>
          <w:marBottom w:val="0"/>
          <w:divBdr>
            <w:top w:val="none" w:sz="0" w:space="0" w:color="auto"/>
            <w:left w:val="none" w:sz="0" w:space="0" w:color="auto"/>
            <w:bottom w:val="none" w:sz="0" w:space="0" w:color="auto"/>
            <w:right w:val="none" w:sz="0" w:space="0" w:color="auto"/>
          </w:divBdr>
          <w:divsChild>
            <w:div w:id="1177578958">
              <w:marLeft w:val="0"/>
              <w:marRight w:val="0"/>
              <w:marTop w:val="0"/>
              <w:marBottom w:val="0"/>
              <w:divBdr>
                <w:top w:val="none" w:sz="0" w:space="0" w:color="auto"/>
                <w:left w:val="none" w:sz="0" w:space="0" w:color="auto"/>
                <w:bottom w:val="none" w:sz="0" w:space="0" w:color="auto"/>
                <w:right w:val="none" w:sz="0" w:space="0" w:color="auto"/>
              </w:divBdr>
            </w:div>
            <w:div w:id="826941269">
              <w:marLeft w:val="0"/>
              <w:marRight w:val="0"/>
              <w:marTop w:val="0"/>
              <w:marBottom w:val="0"/>
              <w:divBdr>
                <w:top w:val="none" w:sz="0" w:space="0" w:color="auto"/>
                <w:left w:val="none" w:sz="0" w:space="0" w:color="auto"/>
                <w:bottom w:val="none" w:sz="0" w:space="0" w:color="auto"/>
                <w:right w:val="none" w:sz="0" w:space="0" w:color="auto"/>
              </w:divBdr>
            </w:div>
            <w:div w:id="39481587">
              <w:marLeft w:val="0"/>
              <w:marRight w:val="0"/>
              <w:marTop w:val="0"/>
              <w:marBottom w:val="0"/>
              <w:divBdr>
                <w:top w:val="none" w:sz="0" w:space="0" w:color="auto"/>
                <w:left w:val="none" w:sz="0" w:space="0" w:color="auto"/>
                <w:bottom w:val="none" w:sz="0" w:space="0" w:color="auto"/>
                <w:right w:val="none" w:sz="0" w:space="0" w:color="auto"/>
              </w:divBdr>
            </w:div>
            <w:div w:id="1085495372">
              <w:marLeft w:val="0"/>
              <w:marRight w:val="0"/>
              <w:marTop w:val="0"/>
              <w:marBottom w:val="0"/>
              <w:divBdr>
                <w:top w:val="none" w:sz="0" w:space="0" w:color="auto"/>
                <w:left w:val="none" w:sz="0" w:space="0" w:color="auto"/>
                <w:bottom w:val="none" w:sz="0" w:space="0" w:color="auto"/>
                <w:right w:val="none" w:sz="0" w:space="0" w:color="auto"/>
              </w:divBdr>
            </w:div>
            <w:div w:id="40397790">
              <w:marLeft w:val="0"/>
              <w:marRight w:val="0"/>
              <w:marTop w:val="0"/>
              <w:marBottom w:val="0"/>
              <w:divBdr>
                <w:top w:val="none" w:sz="0" w:space="0" w:color="auto"/>
                <w:left w:val="none" w:sz="0" w:space="0" w:color="auto"/>
                <w:bottom w:val="none" w:sz="0" w:space="0" w:color="auto"/>
                <w:right w:val="none" w:sz="0" w:space="0" w:color="auto"/>
              </w:divBdr>
            </w:div>
            <w:div w:id="1453017345">
              <w:marLeft w:val="0"/>
              <w:marRight w:val="0"/>
              <w:marTop w:val="0"/>
              <w:marBottom w:val="0"/>
              <w:divBdr>
                <w:top w:val="none" w:sz="0" w:space="0" w:color="auto"/>
                <w:left w:val="none" w:sz="0" w:space="0" w:color="auto"/>
                <w:bottom w:val="none" w:sz="0" w:space="0" w:color="auto"/>
                <w:right w:val="none" w:sz="0" w:space="0" w:color="auto"/>
              </w:divBdr>
            </w:div>
            <w:div w:id="1228416678">
              <w:marLeft w:val="0"/>
              <w:marRight w:val="0"/>
              <w:marTop w:val="0"/>
              <w:marBottom w:val="0"/>
              <w:divBdr>
                <w:top w:val="none" w:sz="0" w:space="0" w:color="auto"/>
                <w:left w:val="none" w:sz="0" w:space="0" w:color="auto"/>
                <w:bottom w:val="none" w:sz="0" w:space="0" w:color="auto"/>
                <w:right w:val="none" w:sz="0" w:space="0" w:color="auto"/>
              </w:divBdr>
            </w:div>
            <w:div w:id="1187015345">
              <w:marLeft w:val="0"/>
              <w:marRight w:val="0"/>
              <w:marTop w:val="0"/>
              <w:marBottom w:val="0"/>
              <w:divBdr>
                <w:top w:val="none" w:sz="0" w:space="0" w:color="auto"/>
                <w:left w:val="none" w:sz="0" w:space="0" w:color="auto"/>
                <w:bottom w:val="none" w:sz="0" w:space="0" w:color="auto"/>
                <w:right w:val="none" w:sz="0" w:space="0" w:color="auto"/>
              </w:divBdr>
            </w:div>
            <w:div w:id="896746894">
              <w:marLeft w:val="0"/>
              <w:marRight w:val="0"/>
              <w:marTop w:val="0"/>
              <w:marBottom w:val="0"/>
              <w:divBdr>
                <w:top w:val="none" w:sz="0" w:space="0" w:color="auto"/>
                <w:left w:val="none" w:sz="0" w:space="0" w:color="auto"/>
                <w:bottom w:val="none" w:sz="0" w:space="0" w:color="auto"/>
                <w:right w:val="none" w:sz="0" w:space="0" w:color="auto"/>
              </w:divBdr>
            </w:div>
            <w:div w:id="171110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39696">
      <w:bodyDiv w:val="1"/>
      <w:marLeft w:val="0"/>
      <w:marRight w:val="0"/>
      <w:marTop w:val="0"/>
      <w:marBottom w:val="0"/>
      <w:divBdr>
        <w:top w:val="none" w:sz="0" w:space="0" w:color="auto"/>
        <w:left w:val="none" w:sz="0" w:space="0" w:color="auto"/>
        <w:bottom w:val="none" w:sz="0" w:space="0" w:color="auto"/>
        <w:right w:val="none" w:sz="0" w:space="0" w:color="auto"/>
      </w:divBdr>
      <w:divsChild>
        <w:div w:id="1196382650">
          <w:marLeft w:val="0"/>
          <w:marRight w:val="0"/>
          <w:marTop w:val="0"/>
          <w:marBottom w:val="0"/>
          <w:divBdr>
            <w:top w:val="none" w:sz="0" w:space="0" w:color="auto"/>
            <w:left w:val="none" w:sz="0" w:space="0" w:color="auto"/>
            <w:bottom w:val="none" w:sz="0" w:space="0" w:color="auto"/>
            <w:right w:val="none" w:sz="0" w:space="0" w:color="auto"/>
          </w:divBdr>
          <w:divsChild>
            <w:div w:id="29336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48927">
      <w:bodyDiv w:val="1"/>
      <w:marLeft w:val="0"/>
      <w:marRight w:val="0"/>
      <w:marTop w:val="0"/>
      <w:marBottom w:val="0"/>
      <w:divBdr>
        <w:top w:val="none" w:sz="0" w:space="0" w:color="auto"/>
        <w:left w:val="none" w:sz="0" w:space="0" w:color="auto"/>
        <w:bottom w:val="none" w:sz="0" w:space="0" w:color="auto"/>
        <w:right w:val="none" w:sz="0" w:space="0" w:color="auto"/>
      </w:divBdr>
    </w:div>
    <w:div w:id="1227498944">
      <w:bodyDiv w:val="1"/>
      <w:marLeft w:val="0"/>
      <w:marRight w:val="0"/>
      <w:marTop w:val="0"/>
      <w:marBottom w:val="0"/>
      <w:divBdr>
        <w:top w:val="none" w:sz="0" w:space="0" w:color="auto"/>
        <w:left w:val="none" w:sz="0" w:space="0" w:color="auto"/>
        <w:bottom w:val="none" w:sz="0" w:space="0" w:color="auto"/>
        <w:right w:val="none" w:sz="0" w:space="0" w:color="auto"/>
      </w:divBdr>
      <w:divsChild>
        <w:div w:id="573048657">
          <w:marLeft w:val="0"/>
          <w:marRight w:val="0"/>
          <w:marTop w:val="0"/>
          <w:marBottom w:val="0"/>
          <w:divBdr>
            <w:top w:val="none" w:sz="0" w:space="0" w:color="auto"/>
            <w:left w:val="none" w:sz="0" w:space="0" w:color="auto"/>
            <w:bottom w:val="none" w:sz="0" w:space="0" w:color="auto"/>
            <w:right w:val="none" w:sz="0" w:space="0" w:color="auto"/>
          </w:divBdr>
          <w:divsChild>
            <w:div w:id="1370955034">
              <w:marLeft w:val="0"/>
              <w:marRight w:val="0"/>
              <w:marTop w:val="0"/>
              <w:marBottom w:val="0"/>
              <w:divBdr>
                <w:top w:val="none" w:sz="0" w:space="0" w:color="auto"/>
                <w:left w:val="none" w:sz="0" w:space="0" w:color="auto"/>
                <w:bottom w:val="none" w:sz="0" w:space="0" w:color="auto"/>
                <w:right w:val="none" w:sz="0" w:space="0" w:color="auto"/>
              </w:divBdr>
            </w:div>
            <w:div w:id="256405945">
              <w:marLeft w:val="0"/>
              <w:marRight w:val="0"/>
              <w:marTop w:val="0"/>
              <w:marBottom w:val="0"/>
              <w:divBdr>
                <w:top w:val="none" w:sz="0" w:space="0" w:color="auto"/>
                <w:left w:val="none" w:sz="0" w:space="0" w:color="auto"/>
                <w:bottom w:val="none" w:sz="0" w:space="0" w:color="auto"/>
                <w:right w:val="none" w:sz="0" w:space="0" w:color="auto"/>
              </w:divBdr>
            </w:div>
            <w:div w:id="1883201997">
              <w:marLeft w:val="0"/>
              <w:marRight w:val="0"/>
              <w:marTop w:val="0"/>
              <w:marBottom w:val="0"/>
              <w:divBdr>
                <w:top w:val="none" w:sz="0" w:space="0" w:color="auto"/>
                <w:left w:val="none" w:sz="0" w:space="0" w:color="auto"/>
                <w:bottom w:val="none" w:sz="0" w:space="0" w:color="auto"/>
                <w:right w:val="none" w:sz="0" w:space="0" w:color="auto"/>
              </w:divBdr>
            </w:div>
            <w:div w:id="367528904">
              <w:marLeft w:val="0"/>
              <w:marRight w:val="0"/>
              <w:marTop w:val="0"/>
              <w:marBottom w:val="0"/>
              <w:divBdr>
                <w:top w:val="none" w:sz="0" w:space="0" w:color="auto"/>
                <w:left w:val="none" w:sz="0" w:space="0" w:color="auto"/>
                <w:bottom w:val="none" w:sz="0" w:space="0" w:color="auto"/>
                <w:right w:val="none" w:sz="0" w:space="0" w:color="auto"/>
              </w:divBdr>
            </w:div>
            <w:div w:id="193115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99604">
      <w:bodyDiv w:val="1"/>
      <w:marLeft w:val="0"/>
      <w:marRight w:val="0"/>
      <w:marTop w:val="0"/>
      <w:marBottom w:val="0"/>
      <w:divBdr>
        <w:top w:val="none" w:sz="0" w:space="0" w:color="auto"/>
        <w:left w:val="none" w:sz="0" w:space="0" w:color="auto"/>
        <w:bottom w:val="none" w:sz="0" w:space="0" w:color="auto"/>
        <w:right w:val="none" w:sz="0" w:space="0" w:color="auto"/>
      </w:divBdr>
      <w:divsChild>
        <w:div w:id="229579673">
          <w:marLeft w:val="0"/>
          <w:marRight w:val="0"/>
          <w:marTop w:val="0"/>
          <w:marBottom w:val="0"/>
          <w:divBdr>
            <w:top w:val="none" w:sz="0" w:space="0" w:color="auto"/>
            <w:left w:val="none" w:sz="0" w:space="0" w:color="auto"/>
            <w:bottom w:val="none" w:sz="0" w:space="0" w:color="auto"/>
            <w:right w:val="none" w:sz="0" w:space="0" w:color="auto"/>
          </w:divBdr>
          <w:divsChild>
            <w:div w:id="98999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2424">
      <w:bodyDiv w:val="1"/>
      <w:marLeft w:val="0"/>
      <w:marRight w:val="0"/>
      <w:marTop w:val="0"/>
      <w:marBottom w:val="0"/>
      <w:divBdr>
        <w:top w:val="none" w:sz="0" w:space="0" w:color="auto"/>
        <w:left w:val="none" w:sz="0" w:space="0" w:color="auto"/>
        <w:bottom w:val="none" w:sz="0" w:space="0" w:color="auto"/>
        <w:right w:val="none" w:sz="0" w:space="0" w:color="auto"/>
      </w:divBdr>
      <w:divsChild>
        <w:div w:id="492185108">
          <w:marLeft w:val="0"/>
          <w:marRight w:val="0"/>
          <w:marTop w:val="0"/>
          <w:marBottom w:val="0"/>
          <w:divBdr>
            <w:top w:val="none" w:sz="0" w:space="0" w:color="auto"/>
            <w:left w:val="none" w:sz="0" w:space="0" w:color="auto"/>
            <w:bottom w:val="none" w:sz="0" w:space="0" w:color="auto"/>
            <w:right w:val="none" w:sz="0" w:space="0" w:color="auto"/>
          </w:divBdr>
          <w:divsChild>
            <w:div w:id="1225987589">
              <w:marLeft w:val="0"/>
              <w:marRight w:val="0"/>
              <w:marTop w:val="0"/>
              <w:marBottom w:val="0"/>
              <w:divBdr>
                <w:top w:val="none" w:sz="0" w:space="0" w:color="auto"/>
                <w:left w:val="none" w:sz="0" w:space="0" w:color="auto"/>
                <w:bottom w:val="none" w:sz="0" w:space="0" w:color="auto"/>
                <w:right w:val="none" w:sz="0" w:space="0" w:color="auto"/>
              </w:divBdr>
            </w:div>
            <w:div w:id="968432830">
              <w:marLeft w:val="0"/>
              <w:marRight w:val="0"/>
              <w:marTop w:val="0"/>
              <w:marBottom w:val="0"/>
              <w:divBdr>
                <w:top w:val="none" w:sz="0" w:space="0" w:color="auto"/>
                <w:left w:val="none" w:sz="0" w:space="0" w:color="auto"/>
                <w:bottom w:val="none" w:sz="0" w:space="0" w:color="auto"/>
                <w:right w:val="none" w:sz="0" w:space="0" w:color="auto"/>
              </w:divBdr>
            </w:div>
            <w:div w:id="976451445">
              <w:marLeft w:val="0"/>
              <w:marRight w:val="0"/>
              <w:marTop w:val="0"/>
              <w:marBottom w:val="0"/>
              <w:divBdr>
                <w:top w:val="none" w:sz="0" w:space="0" w:color="auto"/>
                <w:left w:val="none" w:sz="0" w:space="0" w:color="auto"/>
                <w:bottom w:val="none" w:sz="0" w:space="0" w:color="auto"/>
                <w:right w:val="none" w:sz="0" w:space="0" w:color="auto"/>
              </w:divBdr>
            </w:div>
            <w:div w:id="1782991313">
              <w:marLeft w:val="0"/>
              <w:marRight w:val="0"/>
              <w:marTop w:val="0"/>
              <w:marBottom w:val="0"/>
              <w:divBdr>
                <w:top w:val="none" w:sz="0" w:space="0" w:color="auto"/>
                <w:left w:val="none" w:sz="0" w:space="0" w:color="auto"/>
                <w:bottom w:val="none" w:sz="0" w:space="0" w:color="auto"/>
                <w:right w:val="none" w:sz="0" w:space="0" w:color="auto"/>
              </w:divBdr>
            </w:div>
            <w:div w:id="1749690236">
              <w:marLeft w:val="0"/>
              <w:marRight w:val="0"/>
              <w:marTop w:val="0"/>
              <w:marBottom w:val="0"/>
              <w:divBdr>
                <w:top w:val="none" w:sz="0" w:space="0" w:color="auto"/>
                <w:left w:val="none" w:sz="0" w:space="0" w:color="auto"/>
                <w:bottom w:val="none" w:sz="0" w:space="0" w:color="auto"/>
                <w:right w:val="none" w:sz="0" w:space="0" w:color="auto"/>
              </w:divBdr>
            </w:div>
            <w:div w:id="114663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31085">
      <w:bodyDiv w:val="1"/>
      <w:marLeft w:val="0"/>
      <w:marRight w:val="0"/>
      <w:marTop w:val="0"/>
      <w:marBottom w:val="0"/>
      <w:divBdr>
        <w:top w:val="none" w:sz="0" w:space="0" w:color="auto"/>
        <w:left w:val="none" w:sz="0" w:space="0" w:color="auto"/>
        <w:bottom w:val="none" w:sz="0" w:space="0" w:color="auto"/>
        <w:right w:val="none" w:sz="0" w:space="0" w:color="auto"/>
      </w:divBdr>
      <w:divsChild>
        <w:div w:id="902759303">
          <w:marLeft w:val="0"/>
          <w:marRight w:val="0"/>
          <w:marTop w:val="0"/>
          <w:marBottom w:val="0"/>
          <w:divBdr>
            <w:top w:val="none" w:sz="0" w:space="0" w:color="auto"/>
            <w:left w:val="none" w:sz="0" w:space="0" w:color="auto"/>
            <w:bottom w:val="none" w:sz="0" w:space="0" w:color="auto"/>
            <w:right w:val="none" w:sz="0" w:space="0" w:color="auto"/>
          </w:divBdr>
          <w:divsChild>
            <w:div w:id="151219032">
              <w:marLeft w:val="0"/>
              <w:marRight w:val="0"/>
              <w:marTop w:val="0"/>
              <w:marBottom w:val="0"/>
              <w:divBdr>
                <w:top w:val="none" w:sz="0" w:space="0" w:color="auto"/>
                <w:left w:val="none" w:sz="0" w:space="0" w:color="auto"/>
                <w:bottom w:val="none" w:sz="0" w:space="0" w:color="auto"/>
                <w:right w:val="none" w:sz="0" w:space="0" w:color="auto"/>
              </w:divBdr>
            </w:div>
            <w:div w:id="1135561455">
              <w:marLeft w:val="0"/>
              <w:marRight w:val="0"/>
              <w:marTop w:val="0"/>
              <w:marBottom w:val="0"/>
              <w:divBdr>
                <w:top w:val="none" w:sz="0" w:space="0" w:color="auto"/>
                <w:left w:val="none" w:sz="0" w:space="0" w:color="auto"/>
                <w:bottom w:val="none" w:sz="0" w:space="0" w:color="auto"/>
                <w:right w:val="none" w:sz="0" w:space="0" w:color="auto"/>
              </w:divBdr>
            </w:div>
            <w:div w:id="141292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522742">
      <w:bodyDiv w:val="1"/>
      <w:marLeft w:val="0"/>
      <w:marRight w:val="0"/>
      <w:marTop w:val="0"/>
      <w:marBottom w:val="0"/>
      <w:divBdr>
        <w:top w:val="none" w:sz="0" w:space="0" w:color="auto"/>
        <w:left w:val="none" w:sz="0" w:space="0" w:color="auto"/>
        <w:bottom w:val="none" w:sz="0" w:space="0" w:color="auto"/>
        <w:right w:val="none" w:sz="0" w:space="0" w:color="auto"/>
      </w:divBdr>
    </w:div>
    <w:div w:id="1342006935">
      <w:bodyDiv w:val="1"/>
      <w:marLeft w:val="0"/>
      <w:marRight w:val="0"/>
      <w:marTop w:val="0"/>
      <w:marBottom w:val="0"/>
      <w:divBdr>
        <w:top w:val="none" w:sz="0" w:space="0" w:color="auto"/>
        <w:left w:val="none" w:sz="0" w:space="0" w:color="auto"/>
        <w:bottom w:val="none" w:sz="0" w:space="0" w:color="auto"/>
        <w:right w:val="none" w:sz="0" w:space="0" w:color="auto"/>
      </w:divBdr>
    </w:div>
    <w:div w:id="1389768670">
      <w:bodyDiv w:val="1"/>
      <w:marLeft w:val="0"/>
      <w:marRight w:val="0"/>
      <w:marTop w:val="0"/>
      <w:marBottom w:val="0"/>
      <w:divBdr>
        <w:top w:val="none" w:sz="0" w:space="0" w:color="auto"/>
        <w:left w:val="none" w:sz="0" w:space="0" w:color="auto"/>
        <w:bottom w:val="none" w:sz="0" w:space="0" w:color="auto"/>
        <w:right w:val="none" w:sz="0" w:space="0" w:color="auto"/>
      </w:divBdr>
      <w:divsChild>
        <w:div w:id="1814911274">
          <w:marLeft w:val="0"/>
          <w:marRight w:val="0"/>
          <w:marTop w:val="0"/>
          <w:marBottom w:val="0"/>
          <w:divBdr>
            <w:top w:val="none" w:sz="0" w:space="0" w:color="auto"/>
            <w:left w:val="none" w:sz="0" w:space="0" w:color="auto"/>
            <w:bottom w:val="none" w:sz="0" w:space="0" w:color="auto"/>
            <w:right w:val="none" w:sz="0" w:space="0" w:color="auto"/>
          </w:divBdr>
          <w:divsChild>
            <w:div w:id="1376584777">
              <w:marLeft w:val="0"/>
              <w:marRight w:val="0"/>
              <w:marTop w:val="0"/>
              <w:marBottom w:val="0"/>
              <w:divBdr>
                <w:top w:val="none" w:sz="0" w:space="0" w:color="auto"/>
                <w:left w:val="none" w:sz="0" w:space="0" w:color="auto"/>
                <w:bottom w:val="none" w:sz="0" w:space="0" w:color="auto"/>
                <w:right w:val="none" w:sz="0" w:space="0" w:color="auto"/>
              </w:divBdr>
            </w:div>
            <w:div w:id="1523396050">
              <w:marLeft w:val="0"/>
              <w:marRight w:val="0"/>
              <w:marTop w:val="0"/>
              <w:marBottom w:val="0"/>
              <w:divBdr>
                <w:top w:val="none" w:sz="0" w:space="0" w:color="auto"/>
                <w:left w:val="none" w:sz="0" w:space="0" w:color="auto"/>
                <w:bottom w:val="none" w:sz="0" w:space="0" w:color="auto"/>
                <w:right w:val="none" w:sz="0" w:space="0" w:color="auto"/>
              </w:divBdr>
            </w:div>
            <w:div w:id="1636638435">
              <w:marLeft w:val="0"/>
              <w:marRight w:val="0"/>
              <w:marTop w:val="0"/>
              <w:marBottom w:val="0"/>
              <w:divBdr>
                <w:top w:val="none" w:sz="0" w:space="0" w:color="auto"/>
                <w:left w:val="none" w:sz="0" w:space="0" w:color="auto"/>
                <w:bottom w:val="none" w:sz="0" w:space="0" w:color="auto"/>
                <w:right w:val="none" w:sz="0" w:space="0" w:color="auto"/>
              </w:divBdr>
            </w:div>
            <w:div w:id="8909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0189">
      <w:bodyDiv w:val="1"/>
      <w:marLeft w:val="0"/>
      <w:marRight w:val="0"/>
      <w:marTop w:val="0"/>
      <w:marBottom w:val="0"/>
      <w:divBdr>
        <w:top w:val="none" w:sz="0" w:space="0" w:color="auto"/>
        <w:left w:val="none" w:sz="0" w:space="0" w:color="auto"/>
        <w:bottom w:val="none" w:sz="0" w:space="0" w:color="auto"/>
        <w:right w:val="none" w:sz="0" w:space="0" w:color="auto"/>
      </w:divBdr>
      <w:divsChild>
        <w:div w:id="1165701773">
          <w:marLeft w:val="0"/>
          <w:marRight w:val="0"/>
          <w:marTop w:val="0"/>
          <w:marBottom w:val="0"/>
          <w:divBdr>
            <w:top w:val="none" w:sz="0" w:space="0" w:color="auto"/>
            <w:left w:val="none" w:sz="0" w:space="0" w:color="auto"/>
            <w:bottom w:val="none" w:sz="0" w:space="0" w:color="auto"/>
            <w:right w:val="none" w:sz="0" w:space="0" w:color="auto"/>
          </w:divBdr>
          <w:divsChild>
            <w:div w:id="140163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7196">
      <w:bodyDiv w:val="1"/>
      <w:marLeft w:val="0"/>
      <w:marRight w:val="0"/>
      <w:marTop w:val="0"/>
      <w:marBottom w:val="0"/>
      <w:divBdr>
        <w:top w:val="none" w:sz="0" w:space="0" w:color="auto"/>
        <w:left w:val="none" w:sz="0" w:space="0" w:color="auto"/>
        <w:bottom w:val="none" w:sz="0" w:space="0" w:color="auto"/>
        <w:right w:val="none" w:sz="0" w:space="0" w:color="auto"/>
      </w:divBdr>
      <w:divsChild>
        <w:div w:id="1961375536">
          <w:marLeft w:val="0"/>
          <w:marRight w:val="0"/>
          <w:marTop w:val="0"/>
          <w:marBottom w:val="0"/>
          <w:divBdr>
            <w:top w:val="none" w:sz="0" w:space="0" w:color="auto"/>
            <w:left w:val="none" w:sz="0" w:space="0" w:color="auto"/>
            <w:bottom w:val="none" w:sz="0" w:space="0" w:color="auto"/>
            <w:right w:val="none" w:sz="0" w:space="0" w:color="auto"/>
          </w:divBdr>
          <w:divsChild>
            <w:div w:id="1886066192">
              <w:marLeft w:val="0"/>
              <w:marRight w:val="0"/>
              <w:marTop w:val="0"/>
              <w:marBottom w:val="0"/>
              <w:divBdr>
                <w:top w:val="none" w:sz="0" w:space="0" w:color="auto"/>
                <w:left w:val="none" w:sz="0" w:space="0" w:color="auto"/>
                <w:bottom w:val="none" w:sz="0" w:space="0" w:color="auto"/>
                <w:right w:val="none" w:sz="0" w:space="0" w:color="auto"/>
              </w:divBdr>
            </w:div>
            <w:div w:id="2051571654">
              <w:marLeft w:val="0"/>
              <w:marRight w:val="0"/>
              <w:marTop w:val="0"/>
              <w:marBottom w:val="0"/>
              <w:divBdr>
                <w:top w:val="none" w:sz="0" w:space="0" w:color="auto"/>
                <w:left w:val="none" w:sz="0" w:space="0" w:color="auto"/>
                <w:bottom w:val="none" w:sz="0" w:space="0" w:color="auto"/>
                <w:right w:val="none" w:sz="0" w:space="0" w:color="auto"/>
              </w:divBdr>
            </w:div>
            <w:div w:id="2061511437">
              <w:marLeft w:val="0"/>
              <w:marRight w:val="0"/>
              <w:marTop w:val="0"/>
              <w:marBottom w:val="0"/>
              <w:divBdr>
                <w:top w:val="none" w:sz="0" w:space="0" w:color="auto"/>
                <w:left w:val="none" w:sz="0" w:space="0" w:color="auto"/>
                <w:bottom w:val="none" w:sz="0" w:space="0" w:color="auto"/>
                <w:right w:val="none" w:sz="0" w:space="0" w:color="auto"/>
              </w:divBdr>
            </w:div>
            <w:div w:id="542448268">
              <w:marLeft w:val="0"/>
              <w:marRight w:val="0"/>
              <w:marTop w:val="0"/>
              <w:marBottom w:val="0"/>
              <w:divBdr>
                <w:top w:val="none" w:sz="0" w:space="0" w:color="auto"/>
                <w:left w:val="none" w:sz="0" w:space="0" w:color="auto"/>
                <w:bottom w:val="none" w:sz="0" w:space="0" w:color="auto"/>
                <w:right w:val="none" w:sz="0" w:space="0" w:color="auto"/>
              </w:divBdr>
            </w:div>
            <w:div w:id="186216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47165">
      <w:bodyDiv w:val="1"/>
      <w:marLeft w:val="0"/>
      <w:marRight w:val="0"/>
      <w:marTop w:val="0"/>
      <w:marBottom w:val="0"/>
      <w:divBdr>
        <w:top w:val="none" w:sz="0" w:space="0" w:color="auto"/>
        <w:left w:val="none" w:sz="0" w:space="0" w:color="auto"/>
        <w:bottom w:val="none" w:sz="0" w:space="0" w:color="auto"/>
        <w:right w:val="none" w:sz="0" w:space="0" w:color="auto"/>
      </w:divBdr>
      <w:divsChild>
        <w:div w:id="1165708382">
          <w:marLeft w:val="0"/>
          <w:marRight w:val="0"/>
          <w:marTop w:val="0"/>
          <w:marBottom w:val="0"/>
          <w:divBdr>
            <w:top w:val="none" w:sz="0" w:space="0" w:color="auto"/>
            <w:left w:val="none" w:sz="0" w:space="0" w:color="auto"/>
            <w:bottom w:val="none" w:sz="0" w:space="0" w:color="auto"/>
            <w:right w:val="none" w:sz="0" w:space="0" w:color="auto"/>
          </w:divBdr>
          <w:divsChild>
            <w:div w:id="164838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29463">
      <w:bodyDiv w:val="1"/>
      <w:marLeft w:val="0"/>
      <w:marRight w:val="0"/>
      <w:marTop w:val="0"/>
      <w:marBottom w:val="0"/>
      <w:divBdr>
        <w:top w:val="none" w:sz="0" w:space="0" w:color="auto"/>
        <w:left w:val="none" w:sz="0" w:space="0" w:color="auto"/>
        <w:bottom w:val="none" w:sz="0" w:space="0" w:color="auto"/>
        <w:right w:val="none" w:sz="0" w:space="0" w:color="auto"/>
      </w:divBdr>
    </w:div>
    <w:div w:id="1642073764">
      <w:bodyDiv w:val="1"/>
      <w:marLeft w:val="0"/>
      <w:marRight w:val="0"/>
      <w:marTop w:val="0"/>
      <w:marBottom w:val="0"/>
      <w:divBdr>
        <w:top w:val="none" w:sz="0" w:space="0" w:color="auto"/>
        <w:left w:val="none" w:sz="0" w:space="0" w:color="auto"/>
        <w:bottom w:val="none" w:sz="0" w:space="0" w:color="auto"/>
        <w:right w:val="none" w:sz="0" w:space="0" w:color="auto"/>
      </w:divBdr>
      <w:divsChild>
        <w:div w:id="677385643">
          <w:marLeft w:val="0"/>
          <w:marRight w:val="0"/>
          <w:marTop w:val="0"/>
          <w:marBottom w:val="0"/>
          <w:divBdr>
            <w:top w:val="none" w:sz="0" w:space="0" w:color="auto"/>
            <w:left w:val="none" w:sz="0" w:space="0" w:color="auto"/>
            <w:bottom w:val="none" w:sz="0" w:space="0" w:color="auto"/>
            <w:right w:val="none" w:sz="0" w:space="0" w:color="auto"/>
          </w:divBdr>
          <w:divsChild>
            <w:div w:id="146840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19746">
      <w:bodyDiv w:val="1"/>
      <w:marLeft w:val="0"/>
      <w:marRight w:val="0"/>
      <w:marTop w:val="0"/>
      <w:marBottom w:val="0"/>
      <w:divBdr>
        <w:top w:val="none" w:sz="0" w:space="0" w:color="auto"/>
        <w:left w:val="none" w:sz="0" w:space="0" w:color="auto"/>
        <w:bottom w:val="none" w:sz="0" w:space="0" w:color="auto"/>
        <w:right w:val="none" w:sz="0" w:space="0" w:color="auto"/>
      </w:divBdr>
      <w:divsChild>
        <w:div w:id="1277448330">
          <w:marLeft w:val="0"/>
          <w:marRight w:val="0"/>
          <w:marTop w:val="0"/>
          <w:marBottom w:val="0"/>
          <w:divBdr>
            <w:top w:val="none" w:sz="0" w:space="0" w:color="auto"/>
            <w:left w:val="none" w:sz="0" w:space="0" w:color="auto"/>
            <w:bottom w:val="none" w:sz="0" w:space="0" w:color="auto"/>
            <w:right w:val="none" w:sz="0" w:space="0" w:color="auto"/>
          </w:divBdr>
          <w:divsChild>
            <w:div w:id="89019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30015">
      <w:bodyDiv w:val="1"/>
      <w:marLeft w:val="0"/>
      <w:marRight w:val="0"/>
      <w:marTop w:val="0"/>
      <w:marBottom w:val="0"/>
      <w:divBdr>
        <w:top w:val="none" w:sz="0" w:space="0" w:color="auto"/>
        <w:left w:val="none" w:sz="0" w:space="0" w:color="auto"/>
        <w:bottom w:val="none" w:sz="0" w:space="0" w:color="auto"/>
        <w:right w:val="none" w:sz="0" w:space="0" w:color="auto"/>
      </w:divBdr>
      <w:divsChild>
        <w:div w:id="992222393">
          <w:marLeft w:val="0"/>
          <w:marRight w:val="0"/>
          <w:marTop w:val="0"/>
          <w:marBottom w:val="0"/>
          <w:divBdr>
            <w:top w:val="none" w:sz="0" w:space="0" w:color="auto"/>
            <w:left w:val="none" w:sz="0" w:space="0" w:color="auto"/>
            <w:bottom w:val="none" w:sz="0" w:space="0" w:color="auto"/>
            <w:right w:val="none" w:sz="0" w:space="0" w:color="auto"/>
          </w:divBdr>
          <w:divsChild>
            <w:div w:id="1638874784">
              <w:marLeft w:val="0"/>
              <w:marRight w:val="0"/>
              <w:marTop w:val="0"/>
              <w:marBottom w:val="0"/>
              <w:divBdr>
                <w:top w:val="none" w:sz="0" w:space="0" w:color="auto"/>
                <w:left w:val="none" w:sz="0" w:space="0" w:color="auto"/>
                <w:bottom w:val="none" w:sz="0" w:space="0" w:color="auto"/>
                <w:right w:val="none" w:sz="0" w:space="0" w:color="auto"/>
              </w:divBdr>
            </w:div>
            <w:div w:id="469979522">
              <w:marLeft w:val="0"/>
              <w:marRight w:val="0"/>
              <w:marTop w:val="0"/>
              <w:marBottom w:val="0"/>
              <w:divBdr>
                <w:top w:val="none" w:sz="0" w:space="0" w:color="auto"/>
                <w:left w:val="none" w:sz="0" w:space="0" w:color="auto"/>
                <w:bottom w:val="none" w:sz="0" w:space="0" w:color="auto"/>
                <w:right w:val="none" w:sz="0" w:space="0" w:color="auto"/>
              </w:divBdr>
            </w:div>
            <w:div w:id="263224666">
              <w:marLeft w:val="0"/>
              <w:marRight w:val="0"/>
              <w:marTop w:val="0"/>
              <w:marBottom w:val="0"/>
              <w:divBdr>
                <w:top w:val="none" w:sz="0" w:space="0" w:color="auto"/>
                <w:left w:val="none" w:sz="0" w:space="0" w:color="auto"/>
                <w:bottom w:val="none" w:sz="0" w:space="0" w:color="auto"/>
                <w:right w:val="none" w:sz="0" w:space="0" w:color="auto"/>
              </w:divBdr>
            </w:div>
            <w:div w:id="211697870">
              <w:marLeft w:val="0"/>
              <w:marRight w:val="0"/>
              <w:marTop w:val="0"/>
              <w:marBottom w:val="0"/>
              <w:divBdr>
                <w:top w:val="none" w:sz="0" w:space="0" w:color="auto"/>
                <w:left w:val="none" w:sz="0" w:space="0" w:color="auto"/>
                <w:bottom w:val="none" w:sz="0" w:space="0" w:color="auto"/>
                <w:right w:val="none" w:sz="0" w:space="0" w:color="auto"/>
              </w:divBdr>
            </w:div>
            <w:div w:id="754280626">
              <w:marLeft w:val="0"/>
              <w:marRight w:val="0"/>
              <w:marTop w:val="0"/>
              <w:marBottom w:val="0"/>
              <w:divBdr>
                <w:top w:val="none" w:sz="0" w:space="0" w:color="auto"/>
                <w:left w:val="none" w:sz="0" w:space="0" w:color="auto"/>
                <w:bottom w:val="none" w:sz="0" w:space="0" w:color="auto"/>
                <w:right w:val="none" w:sz="0" w:space="0" w:color="auto"/>
              </w:divBdr>
            </w:div>
            <w:div w:id="63930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324811">
      <w:bodyDiv w:val="1"/>
      <w:marLeft w:val="0"/>
      <w:marRight w:val="0"/>
      <w:marTop w:val="0"/>
      <w:marBottom w:val="0"/>
      <w:divBdr>
        <w:top w:val="none" w:sz="0" w:space="0" w:color="auto"/>
        <w:left w:val="none" w:sz="0" w:space="0" w:color="auto"/>
        <w:bottom w:val="none" w:sz="0" w:space="0" w:color="auto"/>
        <w:right w:val="none" w:sz="0" w:space="0" w:color="auto"/>
      </w:divBdr>
    </w:div>
    <w:div w:id="1732192013">
      <w:bodyDiv w:val="1"/>
      <w:marLeft w:val="0"/>
      <w:marRight w:val="0"/>
      <w:marTop w:val="0"/>
      <w:marBottom w:val="0"/>
      <w:divBdr>
        <w:top w:val="none" w:sz="0" w:space="0" w:color="auto"/>
        <w:left w:val="none" w:sz="0" w:space="0" w:color="auto"/>
        <w:bottom w:val="none" w:sz="0" w:space="0" w:color="auto"/>
        <w:right w:val="none" w:sz="0" w:space="0" w:color="auto"/>
      </w:divBdr>
    </w:div>
    <w:div w:id="1776172672">
      <w:bodyDiv w:val="1"/>
      <w:marLeft w:val="0"/>
      <w:marRight w:val="0"/>
      <w:marTop w:val="0"/>
      <w:marBottom w:val="0"/>
      <w:divBdr>
        <w:top w:val="none" w:sz="0" w:space="0" w:color="auto"/>
        <w:left w:val="none" w:sz="0" w:space="0" w:color="auto"/>
        <w:bottom w:val="none" w:sz="0" w:space="0" w:color="auto"/>
        <w:right w:val="none" w:sz="0" w:space="0" w:color="auto"/>
      </w:divBdr>
      <w:divsChild>
        <w:div w:id="962151672">
          <w:marLeft w:val="0"/>
          <w:marRight w:val="0"/>
          <w:marTop w:val="0"/>
          <w:marBottom w:val="0"/>
          <w:divBdr>
            <w:top w:val="none" w:sz="0" w:space="0" w:color="auto"/>
            <w:left w:val="none" w:sz="0" w:space="0" w:color="auto"/>
            <w:bottom w:val="none" w:sz="0" w:space="0" w:color="auto"/>
            <w:right w:val="none" w:sz="0" w:space="0" w:color="auto"/>
          </w:divBdr>
          <w:divsChild>
            <w:div w:id="133104434">
              <w:marLeft w:val="0"/>
              <w:marRight w:val="0"/>
              <w:marTop w:val="0"/>
              <w:marBottom w:val="0"/>
              <w:divBdr>
                <w:top w:val="none" w:sz="0" w:space="0" w:color="auto"/>
                <w:left w:val="none" w:sz="0" w:space="0" w:color="auto"/>
                <w:bottom w:val="none" w:sz="0" w:space="0" w:color="auto"/>
                <w:right w:val="none" w:sz="0" w:space="0" w:color="auto"/>
              </w:divBdr>
            </w:div>
            <w:div w:id="460803569">
              <w:marLeft w:val="0"/>
              <w:marRight w:val="0"/>
              <w:marTop w:val="0"/>
              <w:marBottom w:val="0"/>
              <w:divBdr>
                <w:top w:val="none" w:sz="0" w:space="0" w:color="auto"/>
                <w:left w:val="none" w:sz="0" w:space="0" w:color="auto"/>
                <w:bottom w:val="none" w:sz="0" w:space="0" w:color="auto"/>
                <w:right w:val="none" w:sz="0" w:space="0" w:color="auto"/>
              </w:divBdr>
            </w:div>
            <w:div w:id="954677948">
              <w:marLeft w:val="0"/>
              <w:marRight w:val="0"/>
              <w:marTop w:val="0"/>
              <w:marBottom w:val="0"/>
              <w:divBdr>
                <w:top w:val="none" w:sz="0" w:space="0" w:color="auto"/>
                <w:left w:val="none" w:sz="0" w:space="0" w:color="auto"/>
                <w:bottom w:val="none" w:sz="0" w:space="0" w:color="auto"/>
                <w:right w:val="none" w:sz="0" w:space="0" w:color="auto"/>
              </w:divBdr>
            </w:div>
            <w:div w:id="1481926058">
              <w:marLeft w:val="0"/>
              <w:marRight w:val="0"/>
              <w:marTop w:val="0"/>
              <w:marBottom w:val="0"/>
              <w:divBdr>
                <w:top w:val="none" w:sz="0" w:space="0" w:color="auto"/>
                <w:left w:val="none" w:sz="0" w:space="0" w:color="auto"/>
                <w:bottom w:val="none" w:sz="0" w:space="0" w:color="auto"/>
                <w:right w:val="none" w:sz="0" w:space="0" w:color="auto"/>
              </w:divBdr>
            </w:div>
            <w:div w:id="1344161082">
              <w:marLeft w:val="0"/>
              <w:marRight w:val="0"/>
              <w:marTop w:val="0"/>
              <w:marBottom w:val="0"/>
              <w:divBdr>
                <w:top w:val="none" w:sz="0" w:space="0" w:color="auto"/>
                <w:left w:val="none" w:sz="0" w:space="0" w:color="auto"/>
                <w:bottom w:val="none" w:sz="0" w:space="0" w:color="auto"/>
                <w:right w:val="none" w:sz="0" w:space="0" w:color="auto"/>
              </w:divBdr>
            </w:div>
            <w:div w:id="1632401178">
              <w:marLeft w:val="0"/>
              <w:marRight w:val="0"/>
              <w:marTop w:val="0"/>
              <w:marBottom w:val="0"/>
              <w:divBdr>
                <w:top w:val="none" w:sz="0" w:space="0" w:color="auto"/>
                <w:left w:val="none" w:sz="0" w:space="0" w:color="auto"/>
                <w:bottom w:val="none" w:sz="0" w:space="0" w:color="auto"/>
                <w:right w:val="none" w:sz="0" w:space="0" w:color="auto"/>
              </w:divBdr>
            </w:div>
            <w:div w:id="114262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29026">
      <w:bodyDiv w:val="1"/>
      <w:marLeft w:val="0"/>
      <w:marRight w:val="0"/>
      <w:marTop w:val="0"/>
      <w:marBottom w:val="0"/>
      <w:divBdr>
        <w:top w:val="none" w:sz="0" w:space="0" w:color="auto"/>
        <w:left w:val="none" w:sz="0" w:space="0" w:color="auto"/>
        <w:bottom w:val="none" w:sz="0" w:space="0" w:color="auto"/>
        <w:right w:val="none" w:sz="0" w:space="0" w:color="auto"/>
      </w:divBdr>
      <w:divsChild>
        <w:div w:id="33041177">
          <w:marLeft w:val="0"/>
          <w:marRight w:val="0"/>
          <w:marTop w:val="0"/>
          <w:marBottom w:val="0"/>
          <w:divBdr>
            <w:top w:val="none" w:sz="0" w:space="0" w:color="auto"/>
            <w:left w:val="none" w:sz="0" w:space="0" w:color="auto"/>
            <w:bottom w:val="none" w:sz="0" w:space="0" w:color="auto"/>
            <w:right w:val="none" w:sz="0" w:space="0" w:color="auto"/>
          </w:divBdr>
          <w:divsChild>
            <w:div w:id="2036342118">
              <w:marLeft w:val="0"/>
              <w:marRight w:val="0"/>
              <w:marTop w:val="0"/>
              <w:marBottom w:val="0"/>
              <w:divBdr>
                <w:top w:val="none" w:sz="0" w:space="0" w:color="auto"/>
                <w:left w:val="none" w:sz="0" w:space="0" w:color="auto"/>
                <w:bottom w:val="none" w:sz="0" w:space="0" w:color="auto"/>
                <w:right w:val="none" w:sz="0" w:space="0" w:color="auto"/>
              </w:divBdr>
            </w:div>
            <w:div w:id="1698002366">
              <w:marLeft w:val="0"/>
              <w:marRight w:val="0"/>
              <w:marTop w:val="0"/>
              <w:marBottom w:val="0"/>
              <w:divBdr>
                <w:top w:val="none" w:sz="0" w:space="0" w:color="auto"/>
                <w:left w:val="none" w:sz="0" w:space="0" w:color="auto"/>
                <w:bottom w:val="none" w:sz="0" w:space="0" w:color="auto"/>
                <w:right w:val="none" w:sz="0" w:space="0" w:color="auto"/>
              </w:divBdr>
            </w:div>
            <w:div w:id="85950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2064">
      <w:bodyDiv w:val="1"/>
      <w:marLeft w:val="0"/>
      <w:marRight w:val="0"/>
      <w:marTop w:val="0"/>
      <w:marBottom w:val="0"/>
      <w:divBdr>
        <w:top w:val="none" w:sz="0" w:space="0" w:color="auto"/>
        <w:left w:val="none" w:sz="0" w:space="0" w:color="auto"/>
        <w:bottom w:val="none" w:sz="0" w:space="0" w:color="auto"/>
        <w:right w:val="none" w:sz="0" w:space="0" w:color="auto"/>
      </w:divBdr>
      <w:divsChild>
        <w:div w:id="1374303936">
          <w:marLeft w:val="0"/>
          <w:marRight w:val="0"/>
          <w:marTop w:val="0"/>
          <w:marBottom w:val="0"/>
          <w:divBdr>
            <w:top w:val="none" w:sz="0" w:space="0" w:color="auto"/>
            <w:left w:val="none" w:sz="0" w:space="0" w:color="auto"/>
            <w:bottom w:val="none" w:sz="0" w:space="0" w:color="auto"/>
            <w:right w:val="none" w:sz="0" w:space="0" w:color="auto"/>
          </w:divBdr>
          <w:divsChild>
            <w:div w:id="177466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14544">
      <w:bodyDiv w:val="1"/>
      <w:marLeft w:val="0"/>
      <w:marRight w:val="0"/>
      <w:marTop w:val="0"/>
      <w:marBottom w:val="0"/>
      <w:divBdr>
        <w:top w:val="none" w:sz="0" w:space="0" w:color="auto"/>
        <w:left w:val="none" w:sz="0" w:space="0" w:color="auto"/>
        <w:bottom w:val="none" w:sz="0" w:space="0" w:color="auto"/>
        <w:right w:val="none" w:sz="0" w:space="0" w:color="auto"/>
      </w:divBdr>
      <w:divsChild>
        <w:div w:id="531847117">
          <w:marLeft w:val="0"/>
          <w:marRight w:val="0"/>
          <w:marTop w:val="0"/>
          <w:marBottom w:val="0"/>
          <w:divBdr>
            <w:top w:val="none" w:sz="0" w:space="0" w:color="auto"/>
            <w:left w:val="none" w:sz="0" w:space="0" w:color="auto"/>
            <w:bottom w:val="none" w:sz="0" w:space="0" w:color="auto"/>
            <w:right w:val="none" w:sz="0" w:space="0" w:color="auto"/>
          </w:divBdr>
          <w:divsChild>
            <w:div w:id="1281957635">
              <w:marLeft w:val="0"/>
              <w:marRight w:val="0"/>
              <w:marTop w:val="0"/>
              <w:marBottom w:val="0"/>
              <w:divBdr>
                <w:top w:val="none" w:sz="0" w:space="0" w:color="auto"/>
                <w:left w:val="none" w:sz="0" w:space="0" w:color="auto"/>
                <w:bottom w:val="none" w:sz="0" w:space="0" w:color="auto"/>
                <w:right w:val="none" w:sz="0" w:space="0" w:color="auto"/>
              </w:divBdr>
            </w:div>
            <w:div w:id="1217625992">
              <w:marLeft w:val="0"/>
              <w:marRight w:val="0"/>
              <w:marTop w:val="0"/>
              <w:marBottom w:val="0"/>
              <w:divBdr>
                <w:top w:val="none" w:sz="0" w:space="0" w:color="auto"/>
                <w:left w:val="none" w:sz="0" w:space="0" w:color="auto"/>
                <w:bottom w:val="none" w:sz="0" w:space="0" w:color="auto"/>
                <w:right w:val="none" w:sz="0" w:space="0" w:color="auto"/>
              </w:divBdr>
            </w:div>
            <w:div w:id="741756640">
              <w:marLeft w:val="0"/>
              <w:marRight w:val="0"/>
              <w:marTop w:val="0"/>
              <w:marBottom w:val="0"/>
              <w:divBdr>
                <w:top w:val="none" w:sz="0" w:space="0" w:color="auto"/>
                <w:left w:val="none" w:sz="0" w:space="0" w:color="auto"/>
                <w:bottom w:val="none" w:sz="0" w:space="0" w:color="auto"/>
                <w:right w:val="none" w:sz="0" w:space="0" w:color="auto"/>
              </w:divBdr>
            </w:div>
            <w:div w:id="387807438">
              <w:marLeft w:val="0"/>
              <w:marRight w:val="0"/>
              <w:marTop w:val="0"/>
              <w:marBottom w:val="0"/>
              <w:divBdr>
                <w:top w:val="none" w:sz="0" w:space="0" w:color="auto"/>
                <w:left w:val="none" w:sz="0" w:space="0" w:color="auto"/>
                <w:bottom w:val="none" w:sz="0" w:space="0" w:color="auto"/>
                <w:right w:val="none" w:sz="0" w:space="0" w:color="auto"/>
              </w:divBdr>
            </w:div>
            <w:div w:id="76160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60348">
      <w:bodyDiv w:val="1"/>
      <w:marLeft w:val="0"/>
      <w:marRight w:val="0"/>
      <w:marTop w:val="0"/>
      <w:marBottom w:val="0"/>
      <w:divBdr>
        <w:top w:val="none" w:sz="0" w:space="0" w:color="auto"/>
        <w:left w:val="none" w:sz="0" w:space="0" w:color="auto"/>
        <w:bottom w:val="none" w:sz="0" w:space="0" w:color="auto"/>
        <w:right w:val="none" w:sz="0" w:space="0" w:color="auto"/>
      </w:divBdr>
    </w:div>
    <w:div w:id="2010327199">
      <w:bodyDiv w:val="1"/>
      <w:marLeft w:val="0"/>
      <w:marRight w:val="0"/>
      <w:marTop w:val="0"/>
      <w:marBottom w:val="0"/>
      <w:divBdr>
        <w:top w:val="none" w:sz="0" w:space="0" w:color="auto"/>
        <w:left w:val="none" w:sz="0" w:space="0" w:color="auto"/>
        <w:bottom w:val="none" w:sz="0" w:space="0" w:color="auto"/>
        <w:right w:val="none" w:sz="0" w:space="0" w:color="auto"/>
      </w:divBdr>
    </w:div>
    <w:div w:id="2021931785">
      <w:bodyDiv w:val="1"/>
      <w:marLeft w:val="0"/>
      <w:marRight w:val="0"/>
      <w:marTop w:val="0"/>
      <w:marBottom w:val="0"/>
      <w:divBdr>
        <w:top w:val="none" w:sz="0" w:space="0" w:color="auto"/>
        <w:left w:val="none" w:sz="0" w:space="0" w:color="auto"/>
        <w:bottom w:val="none" w:sz="0" w:space="0" w:color="auto"/>
        <w:right w:val="none" w:sz="0" w:space="0" w:color="auto"/>
      </w:divBdr>
      <w:divsChild>
        <w:div w:id="1910841196">
          <w:marLeft w:val="0"/>
          <w:marRight w:val="0"/>
          <w:marTop w:val="0"/>
          <w:marBottom w:val="0"/>
          <w:divBdr>
            <w:top w:val="none" w:sz="0" w:space="0" w:color="auto"/>
            <w:left w:val="none" w:sz="0" w:space="0" w:color="auto"/>
            <w:bottom w:val="none" w:sz="0" w:space="0" w:color="auto"/>
            <w:right w:val="none" w:sz="0" w:space="0" w:color="auto"/>
          </w:divBdr>
          <w:divsChild>
            <w:div w:id="580068478">
              <w:marLeft w:val="0"/>
              <w:marRight w:val="0"/>
              <w:marTop w:val="0"/>
              <w:marBottom w:val="0"/>
              <w:divBdr>
                <w:top w:val="none" w:sz="0" w:space="0" w:color="auto"/>
                <w:left w:val="none" w:sz="0" w:space="0" w:color="auto"/>
                <w:bottom w:val="none" w:sz="0" w:space="0" w:color="auto"/>
                <w:right w:val="none" w:sz="0" w:space="0" w:color="auto"/>
              </w:divBdr>
            </w:div>
            <w:div w:id="407922209">
              <w:marLeft w:val="0"/>
              <w:marRight w:val="0"/>
              <w:marTop w:val="0"/>
              <w:marBottom w:val="0"/>
              <w:divBdr>
                <w:top w:val="none" w:sz="0" w:space="0" w:color="auto"/>
                <w:left w:val="none" w:sz="0" w:space="0" w:color="auto"/>
                <w:bottom w:val="none" w:sz="0" w:space="0" w:color="auto"/>
                <w:right w:val="none" w:sz="0" w:space="0" w:color="auto"/>
              </w:divBdr>
            </w:div>
            <w:div w:id="623734459">
              <w:marLeft w:val="0"/>
              <w:marRight w:val="0"/>
              <w:marTop w:val="0"/>
              <w:marBottom w:val="0"/>
              <w:divBdr>
                <w:top w:val="none" w:sz="0" w:space="0" w:color="auto"/>
                <w:left w:val="none" w:sz="0" w:space="0" w:color="auto"/>
                <w:bottom w:val="none" w:sz="0" w:space="0" w:color="auto"/>
                <w:right w:val="none" w:sz="0" w:space="0" w:color="auto"/>
              </w:divBdr>
            </w:div>
            <w:div w:id="479158356">
              <w:marLeft w:val="0"/>
              <w:marRight w:val="0"/>
              <w:marTop w:val="0"/>
              <w:marBottom w:val="0"/>
              <w:divBdr>
                <w:top w:val="none" w:sz="0" w:space="0" w:color="auto"/>
                <w:left w:val="none" w:sz="0" w:space="0" w:color="auto"/>
                <w:bottom w:val="none" w:sz="0" w:space="0" w:color="auto"/>
                <w:right w:val="none" w:sz="0" w:space="0" w:color="auto"/>
              </w:divBdr>
            </w:div>
            <w:div w:id="644240894">
              <w:marLeft w:val="0"/>
              <w:marRight w:val="0"/>
              <w:marTop w:val="0"/>
              <w:marBottom w:val="0"/>
              <w:divBdr>
                <w:top w:val="none" w:sz="0" w:space="0" w:color="auto"/>
                <w:left w:val="none" w:sz="0" w:space="0" w:color="auto"/>
                <w:bottom w:val="none" w:sz="0" w:space="0" w:color="auto"/>
                <w:right w:val="none" w:sz="0" w:space="0" w:color="auto"/>
              </w:divBdr>
            </w:div>
            <w:div w:id="13614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32344">
      <w:bodyDiv w:val="1"/>
      <w:marLeft w:val="0"/>
      <w:marRight w:val="0"/>
      <w:marTop w:val="0"/>
      <w:marBottom w:val="0"/>
      <w:divBdr>
        <w:top w:val="none" w:sz="0" w:space="0" w:color="auto"/>
        <w:left w:val="none" w:sz="0" w:space="0" w:color="auto"/>
        <w:bottom w:val="none" w:sz="0" w:space="0" w:color="auto"/>
        <w:right w:val="none" w:sz="0" w:space="0" w:color="auto"/>
      </w:divBdr>
      <w:divsChild>
        <w:div w:id="314259436">
          <w:marLeft w:val="0"/>
          <w:marRight w:val="0"/>
          <w:marTop w:val="0"/>
          <w:marBottom w:val="0"/>
          <w:divBdr>
            <w:top w:val="none" w:sz="0" w:space="0" w:color="auto"/>
            <w:left w:val="none" w:sz="0" w:space="0" w:color="auto"/>
            <w:bottom w:val="none" w:sz="0" w:space="0" w:color="auto"/>
            <w:right w:val="none" w:sz="0" w:space="0" w:color="auto"/>
          </w:divBdr>
          <w:divsChild>
            <w:div w:id="206263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17963">
      <w:bodyDiv w:val="1"/>
      <w:marLeft w:val="0"/>
      <w:marRight w:val="0"/>
      <w:marTop w:val="0"/>
      <w:marBottom w:val="0"/>
      <w:divBdr>
        <w:top w:val="none" w:sz="0" w:space="0" w:color="auto"/>
        <w:left w:val="none" w:sz="0" w:space="0" w:color="auto"/>
        <w:bottom w:val="none" w:sz="0" w:space="0" w:color="auto"/>
        <w:right w:val="none" w:sz="0" w:space="0" w:color="auto"/>
      </w:divBdr>
      <w:divsChild>
        <w:div w:id="714816456">
          <w:marLeft w:val="0"/>
          <w:marRight w:val="0"/>
          <w:marTop w:val="0"/>
          <w:marBottom w:val="0"/>
          <w:divBdr>
            <w:top w:val="none" w:sz="0" w:space="0" w:color="auto"/>
            <w:left w:val="none" w:sz="0" w:space="0" w:color="auto"/>
            <w:bottom w:val="none" w:sz="0" w:space="0" w:color="auto"/>
            <w:right w:val="none" w:sz="0" w:space="0" w:color="auto"/>
          </w:divBdr>
          <w:divsChild>
            <w:div w:id="1837107616">
              <w:marLeft w:val="0"/>
              <w:marRight w:val="0"/>
              <w:marTop w:val="0"/>
              <w:marBottom w:val="0"/>
              <w:divBdr>
                <w:top w:val="none" w:sz="0" w:space="0" w:color="auto"/>
                <w:left w:val="none" w:sz="0" w:space="0" w:color="auto"/>
                <w:bottom w:val="none" w:sz="0" w:space="0" w:color="auto"/>
                <w:right w:val="none" w:sz="0" w:space="0" w:color="auto"/>
              </w:divBdr>
            </w:div>
            <w:div w:id="1265573559">
              <w:marLeft w:val="0"/>
              <w:marRight w:val="0"/>
              <w:marTop w:val="0"/>
              <w:marBottom w:val="0"/>
              <w:divBdr>
                <w:top w:val="none" w:sz="0" w:space="0" w:color="auto"/>
                <w:left w:val="none" w:sz="0" w:space="0" w:color="auto"/>
                <w:bottom w:val="none" w:sz="0" w:space="0" w:color="auto"/>
                <w:right w:val="none" w:sz="0" w:space="0" w:color="auto"/>
              </w:divBdr>
            </w:div>
            <w:div w:id="1981811879">
              <w:marLeft w:val="0"/>
              <w:marRight w:val="0"/>
              <w:marTop w:val="0"/>
              <w:marBottom w:val="0"/>
              <w:divBdr>
                <w:top w:val="none" w:sz="0" w:space="0" w:color="auto"/>
                <w:left w:val="none" w:sz="0" w:space="0" w:color="auto"/>
                <w:bottom w:val="none" w:sz="0" w:space="0" w:color="auto"/>
                <w:right w:val="none" w:sz="0" w:space="0" w:color="auto"/>
              </w:divBdr>
            </w:div>
            <w:div w:id="1584608425">
              <w:marLeft w:val="0"/>
              <w:marRight w:val="0"/>
              <w:marTop w:val="0"/>
              <w:marBottom w:val="0"/>
              <w:divBdr>
                <w:top w:val="none" w:sz="0" w:space="0" w:color="auto"/>
                <w:left w:val="none" w:sz="0" w:space="0" w:color="auto"/>
                <w:bottom w:val="none" w:sz="0" w:space="0" w:color="auto"/>
                <w:right w:val="none" w:sz="0" w:space="0" w:color="auto"/>
              </w:divBdr>
            </w:div>
            <w:div w:id="1507666745">
              <w:marLeft w:val="0"/>
              <w:marRight w:val="0"/>
              <w:marTop w:val="0"/>
              <w:marBottom w:val="0"/>
              <w:divBdr>
                <w:top w:val="none" w:sz="0" w:space="0" w:color="auto"/>
                <w:left w:val="none" w:sz="0" w:space="0" w:color="auto"/>
                <w:bottom w:val="none" w:sz="0" w:space="0" w:color="auto"/>
                <w:right w:val="none" w:sz="0" w:space="0" w:color="auto"/>
              </w:divBdr>
            </w:div>
            <w:div w:id="1087964031">
              <w:marLeft w:val="0"/>
              <w:marRight w:val="0"/>
              <w:marTop w:val="0"/>
              <w:marBottom w:val="0"/>
              <w:divBdr>
                <w:top w:val="none" w:sz="0" w:space="0" w:color="auto"/>
                <w:left w:val="none" w:sz="0" w:space="0" w:color="auto"/>
                <w:bottom w:val="none" w:sz="0" w:space="0" w:color="auto"/>
                <w:right w:val="none" w:sz="0" w:space="0" w:color="auto"/>
              </w:divBdr>
            </w:div>
            <w:div w:id="80369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14569">
      <w:bodyDiv w:val="1"/>
      <w:marLeft w:val="0"/>
      <w:marRight w:val="0"/>
      <w:marTop w:val="0"/>
      <w:marBottom w:val="0"/>
      <w:divBdr>
        <w:top w:val="none" w:sz="0" w:space="0" w:color="auto"/>
        <w:left w:val="none" w:sz="0" w:space="0" w:color="auto"/>
        <w:bottom w:val="none" w:sz="0" w:space="0" w:color="auto"/>
        <w:right w:val="none" w:sz="0" w:space="0" w:color="auto"/>
      </w:divBdr>
    </w:div>
    <w:div w:id="2131632845">
      <w:bodyDiv w:val="1"/>
      <w:marLeft w:val="0"/>
      <w:marRight w:val="0"/>
      <w:marTop w:val="0"/>
      <w:marBottom w:val="0"/>
      <w:divBdr>
        <w:top w:val="none" w:sz="0" w:space="0" w:color="auto"/>
        <w:left w:val="none" w:sz="0" w:space="0" w:color="auto"/>
        <w:bottom w:val="none" w:sz="0" w:space="0" w:color="auto"/>
        <w:right w:val="none" w:sz="0" w:space="0" w:color="auto"/>
      </w:divBdr>
      <w:divsChild>
        <w:div w:id="362948033">
          <w:marLeft w:val="0"/>
          <w:marRight w:val="0"/>
          <w:marTop w:val="0"/>
          <w:marBottom w:val="0"/>
          <w:divBdr>
            <w:top w:val="none" w:sz="0" w:space="0" w:color="auto"/>
            <w:left w:val="none" w:sz="0" w:space="0" w:color="auto"/>
            <w:bottom w:val="none" w:sz="0" w:space="0" w:color="auto"/>
            <w:right w:val="none" w:sz="0" w:space="0" w:color="auto"/>
          </w:divBdr>
          <w:divsChild>
            <w:div w:id="631785258">
              <w:marLeft w:val="0"/>
              <w:marRight w:val="0"/>
              <w:marTop w:val="0"/>
              <w:marBottom w:val="0"/>
              <w:divBdr>
                <w:top w:val="none" w:sz="0" w:space="0" w:color="auto"/>
                <w:left w:val="none" w:sz="0" w:space="0" w:color="auto"/>
                <w:bottom w:val="none" w:sz="0" w:space="0" w:color="auto"/>
                <w:right w:val="none" w:sz="0" w:space="0" w:color="auto"/>
              </w:divBdr>
            </w:div>
            <w:div w:id="1119839234">
              <w:marLeft w:val="0"/>
              <w:marRight w:val="0"/>
              <w:marTop w:val="0"/>
              <w:marBottom w:val="0"/>
              <w:divBdr>
                <w:top w:val="none" w:sz="0" w:space="0" w:color="auto"/>
                <w:left w:val="none" w:sz="0" w:space="0" w:color="auto"/>
                <w:bottom w:val="none" w:sz="0" w:space="0" w:color="auto"/>
                <w:right w:val="none" w:sz="0" w:space="0" w:color="auto"/>
              </w:divBdr>
            </w:div>
            <w:div w:id="1247110785">
              <w:marLeft w:val="0"/>
              <w:marRight w:val="0"/>
              <w:marTop w:val="0"/>
              <w:marBottom w:val="0"/>
              <w:divBdr>
                <w:top w:val="none" w:sz="0" w:space="0" w:color="auto"/>
                <w:left w:val="none" w:sz="0" w:space="0" w:color="auto"/>
                <w:bottom w:val="none" w:sz="0" w:space="0" w:color="auto"/>
                <w:right w:val="none" w:sz="0" w:space="0" w:color="auto"/>
              </w:divBdr>
            </w:div>
            <w:div w:id="2143883199">
              <w:marLeft w:val="0"/>
              <w:marRight w:val="0"/>
              <w:marTop w:val="0"/>
              <w:marBottom w:val="0"/>
              <w:divBdr>
                <w:top w:val="none" w:sz="0" w:space="0" w:color="auto"/>
                <w:left w:val="none" w:sz="0" w:space="0" w:color="auto"/>
                <w:bottom w:val="none" w:sz="0" w:space="0" w:color="auto"/>
                <w:right w:val="none" w:sz="0" w:space="0" w:color="auto"/>
              </w:divBdr>
            </w:div>
            <w:div w:id="653678431">
              <w:marLeft w:val="0"/>
              <w:marRight w:val="0"/>
              <w:marTop w:val="0"/>
              <w:marBottom w:val="0"/>
              <w:divBdr>
                <w:top w:val="none" w:sz="0" w:space="0" w:color="auto"/>
                <w:left w:val="none" w:sz="0" w:space="0" w:color="auto"/>
                <w:bottom w:val="none" w:sz="0" w:space="0" w:color="auto"/>
                <w:right w:val="none" w:sz="0" w:space="0" w:color="auto"/>
              </w:divBdr>
            </w:div>
            <w:div w:id="128745089">
              <w:marLeft w:val="0"/>
              <w:marRight w:val="0"/>
              <w:marTop w:val="0"/>
              <w:marBottom w:val="0"/>
              <w:divBdr>
                <w:top w:val="none" w:sz="0" w:space="0" w:color="auto"/>
                <w:left w:val="none" w:sz="0" w:space="0" w:color="auto"/>
                <w:bottom w:val="none" w:sz="0" w:space="0" w:color="auto"/>
                <w:right w:val="none" w:sz="0" w:space="0" w:color="auto"/>
              </w:divBdr>
            </w:div>
            <w:div w:id="1081948742">
              <w:marLeft w:val="0"/>
              <w:marRight w:val="0"/>
              <w:marTop w:val="0"/>
              <w:marBottom w:val="0"/>
              <w:divBdr>
                <w:top w:val="none" w:sz="0" w:space="0" w:color="auto"/>
                <w:left w:val="none" w:sz="0" w:space="0" w:color="auto"/>
                <w:bottom w:val="none" w:sz="0" w:space="0" w:color="auto"/>
                <w:right w:val="none" w:sz="0" w:space="0" w:color="auto"/>
              </w:divBdr>
            </w:div>
            <w:div w:id="862329973">
              <w:marLeft w:val="0"/>
              <w:marRight w:val="0"/>
              <w:marTop w:val="0"/>
              <w:marBottom w:val="0"/>
              <w:divBdr>
                <w:top w:val="none" w:sz="0" w:space="0" w:color="auto"/>
                <w:left w:val="none" w:sz="0" w:space="0" w:color="auto"/>
                <w:bottom w:val="none" w:sz="0" w:space="0" w:color="auto"/>
                <w:right w:val="none" w:sz="0" w:space="0" w:color="auto"/>
              </w:divBdr>
            </w:div>
            <w:div w:id="1058089978">
              <w:marLeft w:val="0"/>
              <w:marRight w:val="0"/>
              <w:marTop w:val="0"/>
              <w:marBottom w:val="0"/>
              <w:divBdr>
                <w:top w:val="none" w:sz="0" w:space="0" w:color="auto"/>
                <w:left w:val="none" w:sz="0" w:space="0" w:color="auto"/>
                <w:bottom w:val="none" w:sz="0" w:space="0" w:color="auto"/>
                <w:right w:val="none" w:sz="0" w:space="0" w:color="auto"/>
              </w:divBdr>
            </w:div>
            <w:div w:id="752776780">
              <w:marLeft w:val="0"/>
              <w:marRight w:val="0"/>
              <w:marTop w:val="0"/>
              <w:marBottom w:val="0"/>
              <w:divBdr>
                <w:top w:val="none" w:sz="0" w:space="0" w:color="auto"/>
                <w:left w:val="none" w:sz="0" w:space="0" w:color="auto"/>
                <w:bottom w:val="none" w:sz="0" w:space="0" w:color="auto"/>
                <w:right w:val="none" w:sz="0" w:space="0" w:color="auto"/>
              </w:divBdr>
            </w:div>
            <w:div w:id="1996255588">
              <w:marLeft w:val="0"/>
              <w:marRight w:val="0"/>
              <w:marTop w:val="0"/>
              <w:marBottom w:val="0"/>
              <w:divBdr>
                <w:top w:val="none" w:sz="0" w:space="0" w:color="auto"/>
                <w:left w:val="none" w:sz="0" w:space="0" w:color="auto"/>
                <w:bottom w:val="none" w:sz="0" w:space="0" w:color="auto"/>
                <w:right w:val="none" w:sz="0" w:space="0" w:color="auto"/>
              </w:divBdr>
            </w:div>
            <w:div w:id="1015882518">
              <w:marLeft w:val="0"/>
              <w:marRight w:val="0"/>
              <w:marTop w:val="0"/>
              <w:marBottom w:val="0"/>
              <w:divBdr>
                <w:top w:val="none" w:sz="0" w:space="0" w:color="auto"/>
                <w:left w:val="none" w:sz="0" w:space="0" w:color="auto"/>
                <w:bottom w:val="none" w:sz="0" w:space="0" w:color="auto"/>
                <w:right w:val="none" w:sz="0" w:space="0" w:color="auto"/>
              </w:divBdr>
            </w:div>
            <w:div w:id="148712997">
              <w:marLeft w:val="0"/>
              <w:marRight w:val="0"/>
              <w:marTop w:val="0"/>
              <w:marBottom w:val="0"/>
              <w:divBdr>
                <w:top w:val="none" w:sz="0" w:space="0" w:color="auto"/>
                <w:left w:val="none" w:sz="0" w:space="0" w:color="auto"/>
                <w:bottom w:val="none" w:sz="0" w:space="0" w:color="auto"/>
                <w:right w:val="none" w:sz="0" w:space="0" w:color="auto"/>
              </w:divBdr>
            </w:div>
            <w:div w:id="1557005559">
              <w:marLeft w:val="0"/>
              <w:marRight w:val="0"/>
              <w:marTop w:val="0"/>
              <w:marBottom w:val="0"/>
              <w:divBdr>
                <w:top w:val="none" w:sz="0" w:space="0" w:color="auto"/>
                <w:left w:val="none" w:sz="0" w:space="0" w:color="auto"/>
                <w:bottom w:val="none" w:sz="0" w:space="0" w:color="auto"/>
                <w:right w:val="none" w:sz="0" w:space="0" w:color="auto"/>
              </w:divBdr>
            </w:div>
            <w:div w:id="2147165606">
              <w:marLeft w:val="0"/>
              <w:marRight w:val="0"/>
              <w:marTop w:val="0"/>
              <w:marBottom w:val="0"/>
              <w:divBdr>
                <w:top w:val="none" w:sz="0" w:space="0" w:color="auto"/>
                <w:left w:val="none" w:sz="0" w:space="0" w:color="auto"/>
                <w:bottom w:val="none" w:sz="0" w:space="0" w:color="auto"/>
                <w:right w:val="none" w:sz="0" w:space="0" w:color="auto"/>
              </w:divBdr>
            </w:div>
            <w:div w:id="1563907375">
              <w:marLeft w:val="0"/>
              <w:marRight w:val="0"/>
              <w:marTop w:val="0"/>
              <w:marBottom w:val="0"/>
              <w:divBdr>
                <w:top w:val="none" w:sz="0" w:space="0" w:color="auto"/>
                <w:left w:val="none" w:sz="0" w:space="0" w:color="auto"/>
                <w:bottom w:val="none" w:sz="0" w:space="0" w:color="auto"/>
                <w:right w:val="none" w:sz="0" w:space="0" w:color="auto"/>
              </w:divBdr>
            </w:div>
            <w:div w:id="131951733">
              <w:marLeft w:val="0"/>
              <w:marRight w:val="0"/>
              <w:marTop w:val="0"/>
              <w:marBottom w:val="0"/>
              <w:divBdr>
                <w:top w:val="none" w:sz="0" w:space="0" w:color="auto"/>
                <w:left w:val="none" w:sz="0" w:space="0" w:color="auto"/>
                <w:bottom w:val="none" w:sz="0" w:space="0" w:color="auto"/>
                <w:right w:val="none" w:sz="0" w:space="0" w:color="auto"/>
              </w:divBdr>
            </w:div>
            <w:div w:id="1664040641">
              <w:marLeft w:val="0"/>
              <w:marRight w:val="0"/>
              <w:marTop w:val="0"/>
              <w:marBottom w:val="0"/>
              <w:divBdr>
                <w:top w:val="none" w:sz="0" w:space="0" w:color="auto"/>
                <w:left w:val="none" w:sz="0" w:space="0" w:color="auto"/>
                <w:bottom w:val="none" w:sz="0" w:space="0" w:color="auto"/>
                <w:right w:val="none" w:sz="0" w:space="0" w:color="auto"/>
              </w:divBdr>
            </w:div>
            <w:div w:id="156845899">
              <w:marLeft w:val="0"/>
              <w:marRight w:val="0"/>
              <w:marTop w:val="0"/>
              <w:marBottom w:val="0"/>
              <w:divBdr>
                <w:top w:val="none" w:sz="0" w:space="0" w:color="auto"/>
                <w:left w:val="none" w:sz="0" w:space="0" w:color="auto"/>
                <w:bottom w:val="none" w:sz="0" w:space="0" w:color="auto"/>
                <w:right w:val="none" w:sz="0" w:space="0" w:color="auto"/>
              </w:divBdr>
            </w:div>
            <w:div w:id="92962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irbnb.com/" TargetMode="External"/><Relationship Id="rId13" Type="http://schemas.openxmlformats.org/officeDocument/2006/relationships/image" Target="media/image2.png"/><Relationship Id="rId18" Type="http://schemas.microsoft.com/office/2007/relationships/hdphoto" Target="media/hdphoto1.wdp"/><Relationship Id="rId26" Type="http://schemas.openxmlformats.org/officeDocument/2006/relationships/hyperlink" Target="http://regexr.com/77g8v"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hyperlink" Target="https://www.forbes.com/" TargetMode="External"/><Relationship Id="rId12" Type="http://schemas.openxmlformats.org/officeDocument/2006/relationships/hyperlink" Target="https://www.instagram.com/" TargetMode="Externa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iscord.com/"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s://www.ubereats.com/"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about.gitlab.com/" TargetMode="External"/><Relationship Id="rId14" Type="http://schemas.openxmlformats.org/officeDocument/2006/relationships/hyperlink" Target="https://jsbin.com/?js,console" TargetMode="External"/><Relationship Id="rId22" Type="http://schemas.openxmlformats.org/officeDocument/2006/relationships/image" Target="media/image9.png"/><Relationship Id="rId27"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E6D2D-1D6A-4950-97A8-62669D958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5600</TotalTime>
  <Pages>17</Pages>
  <Words>3514</Words>
  <Characters>19331</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Rodríguez</dc:creator>
  <cp:keywords/>
  <dc:description/>
  <cp:lastModifiedBy>Diego Rodríguez</cp:lastModifiedBy>
  <cp:revision>101</cp:revision>
  <cp:lastPrinted>2023-02-02T14:46:00Z</cp:lastPrinted>
  <dcterms:created xsi:type="dcterms:W3CDTF">2023-01-17T20:21:00Z</dcterms:created>
  <dcterms:modified xsi:type="dcterms:W3CDTF">2023-03-01T22:42:00Z</dcterms:modified>
</cp:coreProperties>
</file>